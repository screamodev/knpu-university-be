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6288" w:rsidRDefault="00F76288" w:rsidP="00F76288">
      <w:pPr>
        <w:pStyle w:val="a3"/>
        <w:spacing w:line="192" w:lineRule="auto"/>
        <w:rPr>
          <w:rFonts w:ascii="Times New Roman" w:hAnsi="Times New Roman"/>
          <w:b/>
          <w:sz w:val="28"/>
          <w:szCs w:val="28"/>
          <w:lang w:val="uk-UA"/>
        </w:rPr>
      </w:pPr>
      <w:r w:rsidRPr="00523178">
        <w:rPr>
          <w:rFonts w:ascii="Times New Roman" w:hAnsi="Times New Roman"/>
          <w:b/>
          <w:sz w:val="28"/>
          <w:szCs w:val="28"/>
          <w:lang w:val="uk-UA"/>
        </w:rPr>
        <w:t>Організаційно-структурна схема ХНПУ імені Г.С. Сковороди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(станом 3</w:t>
      </w:r>
      <w:r w:rsidR="00CB4E7B">
        <w:rPr>
          <w:rFonts w:ascii="Times New Roman" w:hAnsi="Times New Roman"/>
          <w:b/>
          <w:sz w:val="28"/>
          <w:szCs w:val="28"/>
          <w:lang w:val="uk-UA"/>
        </w:rPr>
        <w:t>1</w:t>
      </w:r>
      <w:r>
        <w:rPr>
          <w:rFonts w:ascii="Times New Roman" w:hAnsi="Times New Roman"/>
          <w:b/>
          <w:sz w:val="28"/>
          <w:szCs w:val="28"/>
          <w:lang w:val="uk-UA"/>
        </w:rPr>
        <w:t>.0</w:t>
      </w:r>
      <w:r w:rsidR="00CB4E7B">
        <w:rPr>
          <w:rFonts w:ascii="Times New Roman" w:hAnsi="Times New Roman"/>
          <w:b/>
          <w:sz w:val="28"/>
          <w:szCs w:val="28"/>
          <w:lang w:val="uk-UA"/>
        </w:rPr>
        <w:t>8</w:t>
      </w:r>
      <w:r>
        <w:rPr>
          <w:rFonts w:ascii="Times New Roman" w:hAnsi="Times New Roman"/>
          <w:b/>
          <w:sz w:val="28"/>
          <w:szCs w:val="28"/>
          <w:lang w:val="uk-UA"/>
        </w:rPr>
        <w:t>.2026)</w:t>
      </w:r>
    </w:p>
    <w:p w:rsidR="00F76288" w:rsidRPr="00523178" w:rsidRDefault="00F76288" w:rsidP="00F76288">
      <w:pPr>
        <w:pStyle w:val="a3"/>
        <w:spacing w:line="192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F76288" w:rsidRPr="00EF6196" w:rsidRDefault="00370DAF" w:rsidP="00F76288">
      <w:pPr>
        <w:pStyle w:val="a3"/>
        <w:jc w:val="left"/>
        <w:rPr>
          <w:rFonts w:ascii="Times New Roman" w:hAnsi="Times New Roman"/>
          <w:b/>
          <w:sz w:val="24"/>
          <w:szCs w:val="24"/>
          <w:lang w:val="uk-UA"/>
        </w:rPr>
      </w:pPr>
      <w:r w:rsidRPr="00370DAF">
        <w:rPr>
          <w:noProof/>
        </w:rPr>
        <w:pict>
          <v:rect id="_x0000_s1517" alt="" style="position:absolute;margin-left:314.7pt;margin-top:2.5pt;width:127.55pt;height:13.35pt;z-index:252881920;mso-wrap-edited:f;v-text-anchor:middle" fillcolor="#9bbb59 [3206]" strokeweight="1.25pt">
            <v:fill opacity="0" o:opacity2=".5" rotate="t" focus="-50%" type="gradient"/>
            <v:stroke dashstyle="1 1"/>
            <v:textbox style="mso-next-textbox:#_x0000_s1517;mso-fit-shape-to-text:t" inset=".5mm,.3mm,.5mm,.3mm">
              <w:txbxContent>
                <w:p w:rsidR="00002B33" w:rsidRPr="004063E5" w:rsidRDefault="00002B33" w:rsidP="00F76288">
                  <w:pPr>
                    <w:shd w:val="clear" w:color="auto" w:fill="FFFFFF" w:themeFill="background1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 w:rsidRPr="00B71F06"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НАГЛЯДОВА РАДА</w:t>
                  </w:r>
                </w:p>
              </w:txbxContent>
            </v:textbox>
          </v:rect>
        </w:pict>
      </w:r>
    </w:p>
    <w:p w:rsidR="00F76288" w:rsidRDefault="00370DAF" w:rsidP="00F76288">
      <w:pPr>
        <w:pStyle w:val="a3"/>
        <w:jc w:val="left"/>
        <w:rPr>
          <w:rFonts w:ascii="Times New Roman" w:hAnsi="Times New Roman"/>
          <w:b/>
          <w:lang w:val="uk-UA"/>
        </w:rPr>
      </w:pPr>
      <w:r w:rsidRPr="00370DAF">
        <w:rPr>
          <w:noProof/>
        </w:rPr>
        <w:pict>
          <v:rect id="_x0000_s1523" alt="" style="position:absolute;margin-left:.05pt;margin-top:11.15pt;width:339.45pt;height:18pt;z-index:252888064;mso-wrap-edited:f;v-text-anchor:middle" strokeweight="2pt">
            <v:fill opacity="19661f" o:opacity2=".5" rotate="t" focus="-50%" type="gradient"/>
            <v:stroke dashstyle="1 1"/>
            <v:textbox style="mso-next-textbox:#_x0000_s1523" inset=".5mm,.3mm,.5mm,.3mm">
              <w:txbxContent>
                <w:p w:rsidR="00002B33" w:rsidRPr="00D01CC0" w:rsidRDefault="00002B33" w:rsidP="00F76288">
                  <w:pPr>
                    <w:pStyle w:val="a3"/>
                    <w:rPr>
                      <w:b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b/>
                      <w:sz w:val="16"/>
                      <w:szCs w:val="16"/>
                      <w:lang w:val="uk-UA"/>
                    </w:rPr>
                    <w:t>КОНФЕРЕНЦІЯ</w:t>
                  </w:r>
                  <w:r w:rsidRPr="00017BB1">
                    <w:rPr>
                      <w:rFonts w:ascii="Times New Roman" w:hAnsi="Times New Roman"/>
                      <w:b/>
                      <w:sz w:val="16"/>
                      <w:szCs w:val="16"/>
                      <w:lang w:val="uk-UA"/>
                    </w:rPr>
                    <w:t xml:space="preserve"> ТРУДОВОГО КОЛЕКТИВУ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rect id="_x0000_s1524" alt="" style="position:absolute;margin-left:425.8pt;margin-top:11.15pt;width:355.7pt;height:18pt;z-index:252889088;mso-wrap-edited:f;v-text-anchor:middle" strokeweight="2pt">
            <v:fill opacity="19661f" o:opacity2=".5" rotate="t" focus="-50%" type="gradient"/>
            <v:stroke dashstyle="1 1"/>
            <v:textbox style="mso-next-textbox:#_x0000_s1524" inset=".5mm,.3mm,.5mm,.3mm">
              <w:txbxContent>
                <w:p w:rsidR="00002B33" w:rsidRPr="00D01CC0" w:rsidRDefault="00002B33" w:rsidP="00F76288">
                  <w:pPr>
                    <w:pStyle w:val="a3"/>
                    <w:rPr>
                      <w:b/>
                      <w:sz w:val="16"/>
                      <w:szCs w:val="16"/>
                    </w:rPr>
                  </w:pPr>
                  <w:r w:rsidRPr="00017BB1">
                    <w:rPr>
                      <w:rFonts w:ascii="Times New Roman" w:hAnsi="Times New Roman"/>
                      <w:b/>
                      <w:sz w:val="16"/>
                      <w:szCs w:val="16"/>
                      <w:lang w:val="uk-UA"/>
                    </w:rPr>
                    <w:t>ЗАГАЛЬНІ ЗБОРИ  (</w:t>
                  </w:r>
                  <w:r>
                    <w:rPr>
                      <w:rFonts w:ascii="Times New Roman" w:hAnsi="Times New Roman"/>
                      <w:b/>
                      <w:sz w:val="16"/>
                      <w:szCs w:val="16"/>
                      <w:lang w:val="uk-UA"/>
                    </w:rPr>
                    <w:t>КОНФЕРЕНЦІЯ</w:t>
                  </w:r>
                  <w:r w:rsidRPr="00017BB1">
                    <w:rPr>
                      <w:rFonts w:ascii="Times New Roman" w:hAnsi="Times New Roman"/>
                      <w:b/>
                      <w:sz w:val="16"/>
                      <w:szCs w:val="16"/>
                      <w:lang w:val="uk-UA"/>
                    </w:rPr>
                    <w:t>) СТУДЕНТІВ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535" type="#_x0000_t32" alt="" style="position:absolute;margin-left:437.75pt;margin-top:2pt;width:.05pt;height:10pt;z-index:252900352;mso-wrap-edited:f" o:connectortype="straight">
            <v:stroke dashstyle="dash"/>
          </v:shape>
        </w:pict>
      </w:r>
      <w:r w:rsidRPr="00370DAF">
        <w:rPr>
          <w:noProof/>
        </w:rPr>
        <w:pict>
          <v:shape id="_x0000_s1534" type="#_x0000_t32" alt="" style="position:absolute;margin-left:320.35pt;margin-top:2pt;width:.05pt;height:9.15pt;z-index:252899328;mso-wrap-edited:f" o:connectortype="straight">
            <v:stroke dashstyle="dash"/>
          </v:shape>
        </w:pict>
      </w:r>
      <w:r w:rsidRPr="00370DAF">
        <w:rPr>
          <w:noProof/>
        </w:rPr>
        <w:pict>
          <v:shape id="_x0000_s1537" type="#_x0000_t32" alt="" style="position:absolute;margin-left:379.2pt;margin-top:4.3pt;width:.15pt;height:36.55pt;flip:x;z-index:252902400;mso-wrap-edited:f" o:connectortype="straight" strokeweight="1pt">
            <v:stroke dashstyle="dash"/>
          </v:shape>
        </w:pict>
      </w:r>
    </w:p>
    <w:p w:rsidR="00F76288" w:rsidRPr="00E776B3" w:rsidRDefault="00F76288" w:rsidP="00F76288">
      <w:pPr>
        <w:pStyle w:val="a3"/>
        <w:jc w:val="left"/>
        <w:rPr>
          <w:rFonts w:ascii="Times New Roman" w:hAnsi="Times New Roman"/>
          <w:b/>
        </w:rPr>
      </w:pPr>
    </w:p>
    <w:p w:rsidR="00F76288" w:rsidRPr="003F4E9F" w:rsidRDefault="00370DAF" w:rsidP="00F76288">
      <w:pPr>
        <w:pStyle w:val="a3"/>
        <w:jc w:val="left"/>
        <w:rPr>
          <w:rFonts w:ascii="Times New Roman" w:hAnsi="Times New Roman"/>
          <w:sz w:val="28"/>
          <w:szCs w:val="28"/>
        </w:rPr>
      </w:pPr>
      <w:r w:rsidRPr="00370DAF">
        <w:rPr>
          <w:noProof/>
        </w:rPr>
        <w:pict>
          <v:shape id="_x0000_s1559" type="#_x0000_t32" alt="" style="position:absolute;margin-left:320.35pt;margin-top:4.15pt;width:0;height:11.25pt;flip:x;z-index:252924928;mso-wrap-edited:f" o:connectortype="straight">
            <v:stroke dashstyle="dash"/>
          </v:shape>
        </w:pict>
      </w:r>
      <w:r w:rsidRPr="00370DAF">
        <w:rPr>
          <w:noProof/>
        </w:rPr>
        <w:pict>
          <v:rect id="_x0000_s1525" alt="" style="position:absolute;margin-left:522.7pt;margin-top:10.55pt;width:258.8pt;height:12.9pt;z-index:252890112;mso-wrap-edited:f;v-text-anchor:middle" strokeweight="2pt">
            <v:fill opacity="19661f" o:opacity2=".5" rotate="t" focus="-50%" type="gradient"/>
            <v:stroke dashstyle="1 1"/>
            <v:textbox style="mso-next-textbox:#_x0000_s1525" inset=".5mm,.3mm,.5mm,.3mm">
              <w:txbxContent>
                <w:p w:rsidR="00002B33" w:rsidRPr="00D01CC0" w:rsidRDefault="00002B33" w:rsidP="00F76288">
                  <w:pPr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r w:rsidRPr="00017BB1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ВЧЕНА РАДА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shape id="_x0000_s1536" type="#_x0000_t32" alt="" style="position:absolute;margin-left:438.1pt;margin-top:3.85pt;width:0;height:11.65pt;flip:y;z-index:252901376;mso-wrap-edited:f" o:connectortype="straight">
            <v:stroke dashstyle="dash"/>
          </v:shape>
        </w:pict>
      </w:r>
      <w:r w:rsidRPr="00370DAF">
        <w:rPr>
          <w:noProof/>
        </w:rPr>
        <w:pict>
          <v:rect id="_x0000_s1526" alt="" style="position:absolute;margin-left:0;margin-top:12.85pt;width:198.8pt;height:19.75pt;z-index:252891136;mso-wrap-edited:f;v-text-anchor:middle" strokeweight="1.25pt">
            <v:fill opacity="19661f" o:opacity2=".5" rotate="t" focus="-50%" type="gradient"/>
            <v:stroke dashstyle="1 1"/>
            <v:textbox style="mso-next-textbox:#_x0000_s1526" inset=".5mm,.3mm,.5mm,.3mm">
              <w:txbxContent>
                <w:p w:rsidR="00002B33" w:rsidRPr="004063E5" w:rsidRDefault="00002B33" w:rsidP="00F76288">
                  <w:pPr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r w:rsidRPr="004063E5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ВИКОНАВЧА РАДА</w:t>
                  </w:r>
                  <w:r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 xml:space="preserve"> </w:t>
                  </w:r>
                  <w:r w:rsidRPr="004063E5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(РАДА З ЯКОСТІ)</w:t>
                  </w:r>
                </w:p>
              </w:txbxContent>
            </v:textbox>
          </v:rect>
        </w:pict>
      </w:r>
    </w:p>
    <w:p w:rsidR="00F76288" w:rsidRPr="003F4E9F" w:rsidRDefault="00370DAF" w:rsidP="00F76288">
      <w:pPr>
        <w:pStyle w:val="a3"/>
        <w:jc w:val="left"/>
        <w:rPr>
          <w:rFonts w:ascii="Times New Roman" w:hAnsi="Times New Roman"/>
          <w:sz w:val="28"/>
          <w:szCs w:val="28"/>
        </w:rPr>
      </w:pPr>
      <w:r w:rsidRPr="00370DAF">
        <w:rPr>
          <w:noProof/>
        </w:rPr>
        <w:pict>
          <v:shape id="_x0000_s1579" type="#_x0000_t32" alt="" style="position:absolute;margin-left:464.65pt;margin-top:1.2pt;width:58.05pt;height:0;z-index:252945408;mso-wrap-edited:f" o:connectortype="straight">
            <v:stroke endarrow="block"/>
          </v:shape>
        </w:pict>
      </w:r>
      <w:r w:rsidRPr="00370DAF">
        <w:rPr>
          <w:noProof/>
        </w:rPr>
        <w:pict>
          <v:rect id="_x0000_s1549" alt="" style="position:absolute;margin-left:522.6pt;margin-top:12.45pt;width:258.9pt;height:10.5pt;z-index:252914688;mso-wrap-edited:f;v-text-anchor:middle" strokeweight="1pt">
            <v:fill opacity="0" o:opacity2="0" rotate="t" focus="-50%" type="gradient"/>
            <v:textbox style="mso-next-textbox:#_x0000_s1549" inset=".5mm,0,.5mm,.3mm">
              <w:txbxContent>
                <w:p w:rsidR="00002B33" w:rsidRPr="00036CC8" w:rsidRDefault="00002B33" w:rsidP="00F76288">
                  <w:pPr>
                    <w:rPr>
                      <w:b/>
                      <w:sz w:val="16"/>
                      <w:szCs w:val="16"/>
                    </w:rPr>
                  </w:pPr>
                  <w:r w:rsidRPr="00036CC8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Служба вченого секретаря</w:t>
                  </w:r>
                </w:p>
                <w:p w:rsidR="00002B33" w:rsidRDefault="00002B33" w:rsidP="00F76288"/>
              </w:txbxContent>
            </v:textbox>
          </v:rect>
        </w:pict>
      </w:r>
      <w:r w:rsidRPr="00370DAF">
        <w:rPr>
          <w:noProof/>
        </w:rPr>
        <w:pict>
          <v:shape id="_x0000_s1557" type="#_x0000_t32" alt="" style="position:absolute;margin-left:656.4pt;margin-top:7.35pt;width:0;height:5.1pt;flip:y;z-index:252922880;mso-wrap-edited:f" o:connectortype="straight"/>
        </w:pict>
      </w:r>
      <w:r w:rsidRPr="00370DAF">
        <w:rPr>
          <w:noProof/>
        </w:rPr>
        <w:pict>
          <v:shape id="_x0000_s1538" type="#_x0000_t32" alt="" style="position:absolute;margin-left:198.8pt;margin-top:7.35pt;width:93.4pt;height:.05pt;flip:x;z-index:252903424;mso-wrap-edited:f" o:connectortype="straight"/>
        </w:pict>
      </w:r>
      <w:r w:rsidRPr="00370DAF">
        <w:rPr>
          <w:noProof/>
        </w:rPr>
        <w:pict>
          <v:rect id="_x0000_s1498" alt="" style="position:absolute;margin-left:292.2pt;margin-top:-.55pt;width:172.3pt;height:19.75pt;z-index:252862464;mso-wrap-edited:f;v-text-anchor:middle" strokeweight="2pt">
            <v:fill opacity="19661f" o:opacity2=".5" rotate="t" focus="-50%" type="gradient"/>
            <v:textbox style="mso-next-textbox:#_x0000_s1498" inset=".5mm,.3mm,.5mm,.3mm">
              <w:txbxContent>
                <w:p w:rsidR="00002B33" w:rsidRPr="008037FE" w:rsidRDefault="00002B33" w:rsidP="00F76288">
                  <w:pPr>
                    <w:tabs>
                      <w:tab w:val="left" w:pos="1134"/>
                      <w:tab w:val="left" w:pos="1276"/>
                    </w:tabs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 w:rsidRPr="008037FE"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РЕКТОР</w:t>
                  </w:r>
                </w:p>
              </w:txbxContent>
            </v:textbox>
          </v:rect>
        </w:pict>
      </w:r>
    </w:p>
    <w:p w:rsidR="00F76288" w:rsidRPr="003F4E9F" w:rsidRDefault="00370DAF" w:rsidP="00F76288">
      <w:pPr>
        <w:pStyle w:val="a3"/>
        <w:jc w:val="left"/>
        <w:rPr>
          <w:rFonts w:ascii="Times New Roman" w:hAnsi="Times New Roman"/>
          <w:sz w:val="28"/>
          <w:szCs w:val="28"/>
        </w:rPr>
      </w:pPr>
      <w:r w:rsidRPr="00370DAF">
        <w:rPr>
          <w:noProof/>
        </w:rPr>
        <w:pict>
          <v:shape id="_x0000_s1540" type="#_x0000_t32" alt="" style="position:absolute;margin-left:84.7pt;margin-top:3.1pt;width:294.5pt;height:15.4pt;flip:x;z-index:252905472;mso-wrap-edited:f" o:connectortype="straight" strokeweight="1.5pt">
            <v:stroke endarrow="block"/>
          </v:shape>
        </w:pict>
      </w:r>
      <w:r w:rsidRPr="00370DAF">
        <w:rPr>
          <w:noProof/>
        </w:rPr>
        <w:pict>
          <v:shape id="_x0000_s1593" type="#_x0000_t32" alt="" style="position:absolute;margin-left:196.45pt;margin-top:4.2pt;width:182.7pt;height:13.55pt;flip:x;z-index:252959744;mso-wrap-edited:f" o:connectortype="straight" strokeweight="1.5pt">
            <v:stroke endarrow="block"/>
          </v:shape>
        </w:pict>
      </w:r>
      <w:r w:rsidRPr="00370DAF">
        <w:rPr>
          <w:noProof/>
        </w:rPr>
        <w:pict>
          <v:shape id="_x0000_s1594" type="#_x0000_t32" alt="" style="position:absolute;margin-left:379.05pt;margin-top:3.1pt;width:344.1pt;height:13.55pt;z-index:252960768;mso-wrap-edited:f" o:connectortype="straight" strokeweight="1.5pt">
            <v:stroke endarrow="block"/>
          </v:shape>
        </w:pict>
      </w:r>
      <w:r w:rsidRPr="00370DAF">
        <w:rPr>
          <w:noProof/>
        </w:rPr>
        <w:pict>
          <v:shape id="_x0000_s1596" type="#_x0000_t32" alt="" style="position:absolute;margin-left:379.05pt;margin-top:4.2pt;width:180.7pt;height:12.45pt;z-index:252962816;mso-wrap-edited:f" o:connectortype="straight" strokeweight="1.5pt">
            <v:stroke endarrow="block"/>
          </v:shape>
        </w:pict>
      </w:r>
      <w:r w:rsidRPr="00370DAF">
        <w:rPr>
          <w:noProof/>
        </w:rPr>
        <w:pict>
          <v:shape id="_x0000_s1595" type="#_x0000_t32" alt="" style="position:absolute;margin-left:379.2pt;margin-top:3.1pt;width:.05pt;height:13.55pt;z-index:252961792;mso-wrap-edited:f" o:connectortype="straight" strokeweight="1.5pt">
            <v:stroke endarrow="block"/>
          </v:shape>
        </w:pict>
      </w:r>
    </w:p>
    <w:p w:rsidR="00F76288" w:rsidRDefault="00370DAF" w:rsidP="00F76288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 w:rsidRPr="00370DAF">
        <w:rPr>
          <w:noProof/>
        </w:rPr>
        <w:pict>
          <v:shape id="_x0000_s1580" type="#_x0000_t32" alt="" style="position:absolute;margin-left:263.05pt;margin-top:3.25pt;width:.8pt;height:369.1pt;flip:x;z-index:252946432;mso-wrap-edited:f" o:connectortype="straight"/>
        </w:pict>
      </w:r>
      <w:r w:rsidRPr="00370DAF">
        <w:rPr>
          <w:noProof/>
        </w:rPr>
        <w:pict>
          <v:rect id="_x0000_s1582" alt="" style="position:absolute;margin-left:278.9pt;margin-top:12.65pt;width:206.6pt;height:22.85pt;z-index:252948480;mso-wrap-edited:f;v-text-anchor:middle" strokeweight="1pt">
            <v:fill o:opacity2=".5" rotate="t" focus="-50%" type="gradient"/>
            <v:textbox style="mso-next-textbox:#_x0000_s1582" inset=".5mm,.3mm,.5mm,.3mm">
              <w:txbxContent>
                <w:p w:rsidR="00002B33" w:rsidRDefault="00002B33" w:rsidP="00F76288">
                  <w:pPr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>Факультети, кафедри</w:t>
                  </w:r>
                </w:p>
                <w:p w:rsidR="00002B33" w:rsidRPr="00D11369" w:rsidRDefault="00002B33" w:rsidP="00F76288">
                  <w:pPr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>Додаток 1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rect id="_x0000_s1501" alt="" style="position:absolute;margin-left:512.55pt;margin-top:11.9pt;width:116.55pt;height:33pt;z-index:252865536;mso-wrap-edited:f;v-text-anchor:middle" strokeweight="2pt">
            <v:fill opacity="19661f" rotate="t" focus="-50%" type="gradient"/>
            <v:textbox style="mso-next-textbox:#_x0000_s1501" inset=".5mm,.3mm,.5mm,.3mm">
              <w:txbxContent>
                <w:p w:rsidR="00002B33" w:rsidRDefault="00002B33" w:rsidP="00F76288">
                  <w:pPr>
                    <w:pStyle w:val="a3"/>
                    <w:rPr>
                      <w:rFonts w:ascii="Times New Roman" w:hAnsi="Times New Roman"/>
                      <w:b/>
                      <w:sz w:val="16"/>
                      <w:szCs w:val="16"/>
                      <w:lang w:val="uk-UA"/>
                    </w:rPr>
                  </w:pPr>
                  <w:r w:rsidRPr="003568F0">
                    <w:rPr>
                      <w:rFonts w:ascii="Times New Roman" w:hAnsi="Times New Roman"/>
                      <w:b/>
                      <w:sz w:val="16"/>
                      <w:szCs w:val="16"/>
                      <w:lang w:val="uk-UA"/>
                    </w:rPr>
                    <w:t xml:space="preserve">ПРОРЕКТОР </w:t>
                  </w:r>
                </w:p>
                <w:p w:rsidR="00002B33" w:rsidRPr="00A96166" w:rsidRDefault="00002B33" w:rsidP="00F76288">
                  <w:pPr>
                    <w:pStyle w:val="a3"/>
                    <w:rPr>
                      <w:rFonts w:ascii="Times New Roman" w:hAnsi="Times New Roman"/>
                      <w:b/>
                      <w:sz w:val="16"/>
                      <w:szCs w:val="16"/>
                      <w:lang w:val="uk-UA"/>
                    </w:rPr>
                  </w:pPr>
                  <w:r>
                    <w:rPr>
                      <w:rFonts w:ascii="Times New Roman" w:hAnsi="Times New Roman"/>
                      <w:b/>
                      <w:sz w:val="16"/>
                      <w:szCs w:val="16"/>
                      <w:lang w:val="uk-UA"/>
                    </w:rPr>
                    <w:t>з розвитку інфраструктури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rect id="_x0000_s1500" alt="" style="position:absolute;margin-left:150.05pt;margin-top:12.05pt;width:101.6pt;height:20.45pt;z-index:252864512;mso-wrap-edited:f;v-text-anchor:middle" fillcolor="#548dd4 [1951]" strokeweight="2pt">
            <v:fill opacity="0" color2="#31849b [2408]" o:opacity2="0" focus="-50%" type="gradient"/>
            <v:textbox style="mso-next-textbox:#_x0000_s1500" inset=".5mm,.3mm,.5mm,.3mm">
              <w:txbxContent>
                <w:p w:rsidR="00002B33" w:rsidRPr="00B71F06" w:rsidRDefault="00002B33" w:rsidP="00F76288">
                  <w:pPr>
                    <w:pStyle w:val="a3"/>
                    <w:shd w:val="clear" w:color="auto" w:fill="FFFFFF" w:themeFill="background1"/>
                    <w:rPr>
                      <w:rFonts w:ascii="Times New Roman" w:hAnsi="Times New Roman"/>
                      <w:b/>
                      <w:color w:val="FFFFFF" w:themeColor="background1"/>
                      <w:sz w:val="16"/>
                      <w:szCs w:val="16"/>
                      <w:lang w:val="uk-UA"/>
                    </w:rPr>
                  </w:pPr>
                  <w:r>
                    <w:rPr>
                      <w:rFonts w:ascii="Times New Roman" w:hAnsi="Times New Roman"/>
                      <w:b/>
                      <w:sz w:val="16"/>
                      <w:szCs w:val="16"/>
                      <w:lang w:val="uk-UA"/>
                    </w:rPr>
                    <w:t>ПЕРШИЙ ПРОРЕКТОР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rect id="_x0000_s1499" alt="" style="position:absolute;margin-left:28.65pt;margin-top:11.2pt;width:102.65pt;height:33.25pt;z-index:252863488;mso-wrap-edited:f;v-text-anchor:middle" strokeweight="2pt">
            <v:fill opacity="19661f" rotate="t" focus="-50%" type="gradient"/>
            <v:textbox style="mso-next-textbox:#_x0000_s1499" inset=".5mm,.3mm,.5mm,.3mm">
              <w:txbxContent>
                <w:p w:rsidR="00002B33" w:rsidRPr="00A446C5" w:rsidRDefault="00002B33" w:rsidP="00F76288">
                  <w:pPr>
                    <w:pStyle w:val="a3"/>
                    <w:rPr>
                      <w:rFonts w:ascii="Times New Roman" w:hAnsi="Times New Roman"/>
                      <w:b/>
                      <w:sz w:val="16"/>
                      <w:szCs w:val="16"/>
                      <w:lang w:val="uk-UA"/>
                    </w:rPr>
                  </w:pPr>
                  <w:r w:rsidRPr="00A446C5">
                    <w:rPr>
                      <w:rFonts w:ascii="Times New Roman" w:hAnsi="Times New Roman"/>
                      <w:b/>
                      <w:sz w:val="16"/>
                      <w:szCs w:val="16"/>
                      <w:lang w:val="uk-UA"/>
                    </w:rPr>
                    <w:t>ПРОРЕКТОР</w:t>
                  </w:r>
                </w:p>
                <w:p w:rsidR="00002B33" w:rsidRPr="00A446C5" w:rsidRDefault="00002B33" w:rsidP="00F76288">
                  <w:pPr>
                    <w:pStyle w:val="a3"/>
                    <w:rPr>
                      <w:rFonts w:ascii="Times New Roman" w:hAnsi="Times New Roman"/>
                      <w:b/>
                      <w:sz w:val="16"/>
                      <w:szCs w:val="16"/>
                      <w:lang w:val="uk-UA"/>
                    </w:rPr>
                  </w:pPr>
                  <w:r w:rsidRPr="00A446C5">
                    <w:rPr>
                      <w:rFonts w:ascii="Times New Roman" w:hAnsi="Times New Roman"/>
                      <w:b/>
                      <w:sz w:val="16"/>
                      <w:szCs w:val="16"/>
                      <w:lang w:val="uk-UA"/>
                    </w:rPr>
                    <w:t>з наукової, інноваційної і міжнародної діяльності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shape id="_x0000_s1531" type="#_x0000_t32" alt="" style="position:absolute;margin-left:84.7pt;margin-top:.55pt;width:638.45pt;height:1.85pt;flip:y;z-index:252896256;mso-wrap-edited:f" o:connectortype="straight" strokeweight="2.25pt"/>
        </w:pict>
      </w:r>
      <w:r w:rsidRPr="00370DAF">
        <w:rPr>
          <w:noProof/>
        </w:rPr>
        <w:pict>
          <v:rect id="_x0000_s1541" alt="" style="position:absolute;margin-left:660.9pt;margin-top:11.9pt;width:119.25pt;height:27.05pt;z-index:252906496;mso-wrap-edited:f;v-text-anchor:middle" strokeweight="2pt">
            <v:fill opacity="19661f" rotate="t" focus="-50%" type="gradient"/>
            <v:textbox style="mso-next-textbox:#_x0000_s1541" inset=".5mm,.3mm,.5mm,.3mm">
              <w:txbxContent>
                <w:p w:rsidR="00002B33" w:rsidRDefault="00002B33" w:rsidP="00F76288">
                  <w:pPr>
                    <w:pStyle w:val="a3"/>
                    <w:rPr>
                      <w:rFonts w:ascii="Times New Roman" w:hAnsi="Times New Roman"/>
                      <w:b/>
                      <w:sz w:val="16"/>
                      <w:szCs w:val="16"/>
                      <w:lang w:val="uk-UA"/>
                    </w:rPr>
                  </w:pPr>
                  <w:r w:rsidRPr="005173DD">
                    <w:rPr>
                      <w:rFonts w:ascii="Times New Roman" w:hAnsi="Times New Roman"/>
                      <w:b/>
                      <w:sz w:val="16"/>
                      <w:szCs w:val="16"/>
                      <w:lang w:val="uk-UA"/>
                    </w:rPr>
                    <w:t xml:space="preserve">ПРОРЕКТОР </w:t>
                  </w:r>
                </w:p>
                <w:p w:rsidR="00002B33" w:rsidRPr="005173DD" w:rsidRDefault="00002B33" w:rsidP="00F76288">
                  <w:pPr>
                    <w:pStyle w:val="a3"/>
                    <w:spacing w:line="192" w:lineRule="auto"/>
                    <w:rPr>
                      <w:rFonts w:ascii="Times New Roman" w:hAnsi="Times New Roman"/>
                      <w:b/>
                      <w:sz w:val="16"/>
                      <w:szCs w:val="16"/>
                      <w:lang w:val="uk-UA"/>
                    </w:rPr>
                  </w:pPr>
                  <w:r>
                    <w:rPr>
                      <w:rFonts w:ascii="Times New Roman" w:hAnsi="Times New Roman"/>
                      <w:b/>
                      <w:sz w:val="16"/>
                      <w:szCs w:val="16"/>
                      <w:lang w:val="uk-UA"/>
                    </w:rPr>
                    <w:t>з навчально-виховної роботи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shape id="_x0000_s1533" type="#_x0000_t32" alt="" style="position:absolute;margin-left:84.7pt;margin-top:1.65pt;width:0;height:10.25pt;z-index:252898304;mso-wrap-edited:f" o:connectortype="straight">
            <v:stroke endarrow="block"/>
          </v:shape>
        </w:pict>
      </w:r>
      <w:r w:rsidRPr="00370DAF">
        <w:rPr>
          <w:noProof/>
        </w:rPr>
        <w:pict>
          <v:shape id="_x0000_s1544" type="#_x0000_t32" alt="" style="position:absolute;margin-left:559.75pt;margin-top:1.65pt;width:0;height:9.65pt;z-index:252909568;mso-wrap-edited:f" o:connectortype="straight">
            <v:stroke endarrow="block"/>
          </v:shape>
        </w:pict>
      </w:r>
      <w:r w:rsidRPr="00370DAF">
        <w:rPr>
          <w:noProof/>
        </w:rPr>
        <w:pict>
          <v:shape id="_x0000_s1532" type="#_x0000_t32" alt="" style="position:absolute;margin-left:723.15pt;margin-top:.55pt;width:0;height:11.35pt;z-index:252897280;mso-wrap-edited:f" o:connectortype="straight">
            <v:stroke endarrow="block"/>
          </v:shape>
        </w:pict>
      </w:r>
      <w:r w:rsidRPr="00370DAF">
        <w:rPr>
          <w:noProof/>
        </w:rPr>
        <w:pict>
          <v:shape id="_x0000_s1539" type="#_x0000_t32" alt="" style="position:absolute;margin-left:196.45pt;margin-top:2.85pt;width:0;height:9.05pt;z-index:252904448;mso-wrap-edited:f" o:connectortype="straight">
            <v:stroke endarrow="block"/>
          </v:shape>
        </w:pict>
      </w:r>
    </w:p>
    <w:p w:rsidR="00F76288" w:rsidRPr="002050D8" w:rsidRDefault="00370DAF" w:rsidP="00F76288">
      <w:pPr>
        <w:pStyle w:val="a3"/>
        <w:tabs>
          <w:tab w:val="left" w:pos="6096"/>
        </w:tabs>
        <w:jc w:val="left"/>
        <w:rPr>
          <w:rFonts w:ascii="Times New Roman" w:hAnsi="Times New Roman"/>
          <w:b/>
          <w:sz w:val="28"/>
          <w:szCs w:val="28"/>
          <w:lang w:val="uk-UA"/>
        </w:rPr>
      </w:pPr>
      <w:r w:rsidRPr="00370DAF">
        <w:rPr>
          <w:noProof/>
        </w:rPr>
        <w:pict>
          <v:shape id="_x0000_s1591" type="#_x0000_t32" alt="" style="position:absolute;margin-left:134pt;margin-top:15.2pt;width:.3pt;height:216.05pt;flip:x;z-index:252957696;mso-wrap-edited:f" o:connectortype="straight"/>
        </w:pict>
      </w:r>
      <w:r w:rsidRPr="00370DAF">
        <w:rPr>
          <w:noProof/>
        </w:rPr>
        <w:pict>
          <v:shape id="_x0000_s1592" type="#_x0000_t32" alt="" style="position:absolute;margin-left:12.3pt;margin-top:14.3pt;width:1.65pt;height:160pt;flip:x;z-index:252958720;mso-wrap-edited:f" o:connectortype="straight" strokeweight="1pt"/>
        </w:pict>
      </w:r>
      <w:r w:rsidRPr="00370DAF">
        <w:rPr>
          <w:noProof/>
        </w:rPr>
        <w:pict>
          <v:shape id="_x0000_s1545" type="#_x0000_t32" alt="" style="position:absolute;margin-left:500.45pt;margin-top:12.15pt;width:0;height:190pt;flip:x;z-index:252910592;mso-wrap-edited:f" o:connectortype="straight" strokeweight="1pt"/>
        </w:pict>
      </w:r>
      <w:r w:rsidRPr="00370DAF">
        <w:rPr>
          <w:noProof/>
        </w:rPr>
        <w:pict>
          <v:shape id="_x0000_s1546" type="#_x0000_t32" alt="" style="position:absolute;margin-left:500.45pt;margin-top:12.9pt;width:10.7pt;height:0;z-index:252911616;mso-wrap-edited:f" o:connectortype="straight">
            <v:stroke endarrow="block"/>
          </v:shape>
        </w:pict>
      </w:r>
      <w:r w:rsidRPr="00370DAF">
        <w:rPr>
          <w:noProof/>
        </w:rPr>
        <w:pict>
          <v:shape id="_x0000_s1527" type="#_x0000_t32" alt="" style="position:absolute;margin-left:13.8pt;margin-top:14.9pt;width:14.2pt;height:0;flip:x;z-index:252892160;mso-wrap-edited:f" o:connectortype="straight"/>
        </w:pict>
      </w:r>
      <w:r w:rsidRPr="00370DAF">
        <w:rPr>
          <w:noProof/>
        </w:rPr>
        <w:pict>
          <v:shape id="_x0000_s1543" type="#_x0000_t32" alt="" style="position:absolute;margin-left:263.75pt;margin-top:7.65pt;width:14.6pt;height:0;z-index:252908544;mso-wrap-edited:f" o:connectortype="straight" strokeweight="1.5pt">
            <v:stroke endarrow="block"/>
          </v:shape>
        </w:pict>
      </w:r>
      <w:r w:rsidRPr="00370DAF">
        <w:rPr>
          <w:noProof/>
        </w:rPr>
        <w:pict>
          <v:shape id="_x0000_s1556" type="#_x0000_t32" alt="" style="position:absolute;margin-left:134.5pt;margin-top:14.3pt;width:14.5pt;height:0;flip:x;z-index:252921856;mso-wrap-edited:f" o:connectortype="straight"/>
        </w:pict>
      </w:r>
    </w:p>
    <w:p w:rsidR="00F76288" w:rsidRPr="00017BB1" w:rsidRDefault="00370DAF" w:rsidP="00F76288">
      <w:pPr>
        <w:pStyle w:val="a3"/>
        <w:tabs>
          <w:tab w:val="left" w:pos="3119"/>
          <w:tab w:val="left" w:pos="3402"/>
        </w:tabs>
        <w:jc w:val="left"/>
        <w:rPr>
          <w:rFonts w:ascii="Times New Roman" w:hAnsi="Times New Roman"/>
          <w:b/>
          <w:sz w:val="28"/>
          <w:szCs w:val="28"/>
          <w:lang w:val="uk-UA"/>
        </w:rPr>
      </w:pPr>
      <w:r w:rsidRPr="00370DAF">
        <w:rPr>
          <w:noProof/>
        </w:rPr>
        <w:pict>
          <v:rect id="_x0000_s1512" alt="" style="position:absolute;margin-left:279.4pt;margin-top:6.75pt;width:205.6pt;height:15.45pt;z-index:252876800;mso-wrap-edited:f;v-text-anchor:middle" strokeweight="1pt">
            <v:fill o:opacity2=".5" rotate="t" focus="-50%" type="gradient"/>
            <v:textbox style="mso-next-textbox:#_x0000_s1512" inset=".5mm,.3mm,.5mm,.3mm">
              <w:txbxContent>
                <w:p w:rsidR="00002B33" w:rsidRDefault="00002B33" w:rsidP="00F76288">
                  <w:pPr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D11369">
                    <w:rPr>
                      <w:rFonts w:ascii="Times New Roman" w:hAnsi="Times New Roman"/>
                      <w:sz w:val="16"/>
                      <w:szCs w:val="16"/>
                    </w:rPr>
                    <w:t>Служба ректора</w:t>
                  </w:r>
                </w:p>
                <w:p w:rsidR="00002B33" w:rsidRDefault="00002B33" w:rsidP="00F76288"/>
              </w:txbxContent>
            </v:textbox>
          </v:rect>
        </w:pict>
      </w:r>
      <w:r w:rsidRPr="00370DAF">
        <w:rPr>
          <w:noProof/>
        </w:rPr>
        <w:pict>
          <v:shape id="_x0000_s1586" type="#_x0000_t32" alt="" style="position:absolute;margin-left:264.7pt;margin-top:14.05pt;width:14.2pt;height:0;z-index:252952576;mso-wrap-edited:f" o:connectortype="straight">
            <v:stroke endarrow="block"/>
          </v:shape>
        </w:pict>
      </w:r>
      <w:r w:rsidRPr="00370DAF">
        <w:rPr>
          <w:noProof/>
        </w:rPr>
        <w:pict>
          <v:shape id="_x0000_s1542" type="#_x0000_t32" alt="" style="position:absolute;margin-left:134.3pt;margin-top:13.6pt;width:14.7pt;height:0;z-index:252907520;mso-wrap-edited:f" o:connectortype="straight">
            <v:stroke endarrow="block"/>
          </v:shape>
        </w:pict>
      </w:r>
      <w:r w:rsidRPr="00370DAF">
        <w:rPr>
          <w:noProof/>
        </w:rPr>
        <w:pict>
          <v:rect id="_x0000_s1519" alt="" style="position:absolute;margin-left:149pt;margin-top:6.75pt;width:103pt;height:18.4pt;z-index:252883968;mso-wrap-edited:f;v-text-anchor:middle" strokeweight="1pt">
            <v:fill opacity=".5" o:opacity2=".5" rotate="t" focus="-50%" type="gradient"/>
            <v:textbox style="mso-next-textbox:#_x0000_s1519" inset=".5mm,.3mm,.5mm,.3mm">
              <w:txbxContent>
                <w:p w:rsidR="00002B33" w:rsidRDefault="00002B33" w:rsidP="00F76288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2C11C8">
                    <w:rPr>
                      <w:rFonts w:ascii="Times New Roman" w:hAnsi="Times New Roman"/>
                      <w:sz w:val="16"/>
                      <w:szCs w:val="16"/>
                    </w:rPr>
                    <w:t xml:space="preserve">Центр 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 xml:space="preserve">забезпечення </w:t>
                  </w:r>
                </w:p>
                <w:p w:rsidR="00002B33" w:rsidRPr="002C11C8" w:rsidRDefault="00002B33" w:rsidP="00F76288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2C11C8">
                    <w:rPr>
                      <w:rFonts w:ascii="Times New Roman" w:hAnsi="Times New Roman"/>
                      <w:sz w:val="16"/>
                      <w:szCs w:val="16"/>
                    </w:rPr>
                    <w:t>якості освіти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shape id="_x0000_s1551" type="#_x0000_t32" alt="" style="position:absolute;margin-left:644.25pt;margin-top:.25pt;width:.2pt;height:133.9pt;z-index:252916736;mso-wrap-edited:f" o:connectortype="straight" strokeweight="1pt"/>
        </w:pict>
      </w:r>
      <w:r w:rsidRPr="00370DAF">
        <w:rPr>
          <w:noProof/>
        </w:rPr>
        <w:pict>
          <v:rect id="_x0000_s1503" alt="" style="position:absolute;margin-left:662.25pt;margin-top:13.5pt;width:119.25pt;height:14pt;z-index:252867584;mso-wrap-edited:f" strokeweight="1pt">
            <v:fill o:opacity2=".5" rotate="t" focus="-50%" type="gradient"/>
            <v:textbox style="mso-next-textbox:#_x0000_s1503" inset=".5mm,.3mm,.5mm,.3mm">
              <w:txbxContent>
                <w:p w:rsidR="00002B33" w:rsidRPr="00541ED0" w:rsidRDefault="00002B33" w:rsidP="00F76288">
                  <w:pPr>
                    <w:spacing w:line="168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541ED0">
                    <w:rPr>
                      <w:rFonts w:ascii="Times New Roman" w:hAnsi="Times New Roman"/>
                      <w:sz w:val="16"/>
                      <w:szCs w:val="16"/>
                    </w:rPr>
                    <w:t>Культурно-мистецький центр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shape id="_x0000_s1553" type="#_x0000_t32" alt="" style="position:absolute;margin-left:644.45pt;margin-top:.3pt;width:16.45pt;height:0;z-index:252918784;mso-wrap-edited:f" o:connectortype="straight" strokeweight="1pt">
            <v:stroke endarrow="block"/>
          </v:shape>
        </w:pict>
      </w:r>
      <w:r w:rsidRPr="00370DAF">
        <w:rPr>
          <w:noProof/>
        </w:rPr>
        <w:pict>
          <v:shape id="_x0000_s1548" type="#_x0000_t32" alt="" style="position:absolute;margin-left:136.8pt;margin-top:.25pt;width:.35pt;height:0;z-index:252913664;mso-wrap-edited:f" o:connectortype="straight"/>
        </w:pict>
      </w:r>
    </w:p>
    <w:p w:rsidR="00F76288" w:rsidRPr="00017BB1" w:rsidRDefault="00370DAF" w:rsidP="00F76288">
      <w:pPr>
        <w:pStyle w:val="a3"/>
        <w:jc w:val="left"/>
        <w:rPr>
          <w:rFonts w:ascii="Times New Roman" w:hAnsi="Times New Roman"/>
          <w:b/>
          <w:sz w:val="28"/>
          <w:szCs w:val="28"/>
          <w:lang w:val="uk-UA"/>
        </w:rPr>
      </w:pPr>
      <w:r w:rsidRPr="00370DAF">
        <w:rPr>
          <w:noProof/>
        </w:rPr>
        <w:pict>
          <v:rect id="_x0000_s1508" alt="" style="position:absolute;margin-left:279.4pt;margin-top:11.4pt;width:205.6pt;height:15.9pt;z-index:252872704;mso-wrap-edited:f;v-text-anchor:middle" strokeweight="1pt">
            <v:fill o:opacity2=".5" rotate="t" focus="-50%" type="gradient"/>
            <v:textbox style="mso-next-textbox:#_x0000_s1508" inset=".5mm,.3mm,.5mm,.3mm">
              <w:txbxContent>
                <w:p w:rsidR="00002B33" w:rsidRPr="00D27C0A" w:rsidRDefault="00002B33" w:rsidP="00F76288">
                  <w:pPr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D27C0A">
                    <w:rPr>
                      <w:rFonts w:ascii="Times New Roman" w:hAnsi="Times New Roman"/>
                      <w:sz w:val="16"/>
                      <w:szCs w:val="16"/>
                    </w:rPr>
                    <w:t>Відділ кадрів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rect id="_x0000_s1558" alt="" style="position:absolute;margin-left:512.05pt;margin-top:3.75pt;width:116.4pt;height:21.8pt;flip:y;z-index:252923904;mso-wrap-edited:f;v-text-anchor:middle" strokeweight="1pt">
            <v:fill o:opacity2=".5" rotate="t" focus="-50%" type="gradient"/>
            <v:textbox style="mso-next-textbox:#_x0000_s1558" inset=".5mm,.3mm,.5mm,.3mm">
              <w:txbxContent>
                <w:p w:rsidR="00002B33" w:rsidRPr="004172C3" w:rsidRDefault="00002B33" w:rsidP="00F76288">
                  <w:pPr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 xml:space="preserve">Адміністративно-господарська </w:t>
                  </w:r>
                  <w:r w:rsidRPr="004172C3">
                    <w:rPr>
                      <w:rFonts w:ascii="Times New Roman" w:hAnsi="Times New Roman"/>
                      <w:sz w:val="16"/>
                      <w:szCs w:val="16"/>
                    </w:rPr>
                    <w:t>частина</w:t>
                  </w:r>
                </w:p>
                <w:p w:rsidR="00002B33" w:rsidRPr="00D27C0A" w:rsidRDefault="00002B33" w:rsidP="00F76288">
                  <w:pPr>
                    <w:rPr>
                      <w:rFonts w:ascii="Times New Roman" w:hAnsi="Times New Roman"/>
                      <w:i/>
                      <w:sz w:val="16"/>
                      <w:szCs w:val="16"/>
                    </w:rPr>
                  </w:pPr>
                </w:p>
              </w:txbxContent>
            </v:textbox>
          </v:rect>
        </w:pict>
      </w:r>
      <w:r w:rsidRPr="00370DAF">
        <w:rPr>
          <w:noProof/>
        </w:rPr>
        <w:pict>
          <v:rect id="_x0000_s1516" alt="" style="position:absolute;margin-left:150.6pt;margin-top:15.35pt;width:102.45pt;height:12.4pt;z-index:252880896;mso-wrap-edited:f;v-text-anchor:middle" strokeweight="1pt">
            <v:fill opacity=".5" o:opacity2=".5" rotate="t" focus="-50%" type="gradient"/>
            <v:textbox style="mso-next-textbox:#_x0000_s1516" inset=".5mm,.3mm,.5mm,.3mm">
              <w:txbxContent>
                <w:p w:rsidR="00002B33" w:rsidRPr="00D27C0A" w:rsidRDefault="00002B33" w:rsidP="00F76288">
                  <w:pPr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D27C0A">
                    <w:rPr>
                      <w:rFonts w:ascii="Times New Roman" w:hAnsi="Times New Roman"/>
                      <w:sz w:val="16"/>
                      <w:szCs w:val="16"/>
                    </w:rPr>
                    <w:t>Навчальний відділ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shape id="_x0000_s1552" type="#_x0000_t32" alt="" style="position:absolute;margin-left:644.45pt;margin-top:3pt;width:17.8pt;height:.05pt;flip:y;z-index:252917760;mso-wrap-edited:f" o:connectortype="straight" strokeweight="1pt">
            <v:stroke endarrow="block"/>
          </v:shape>
        </w:pict>
      </w:r>
      <w:r w:rsidRPr="00370DAF">
        <w:rPr>
          <w:noProof/>
        </w:rPr>
        <w:pict>
          <v:rect id="_x0000_s1522" alt="" style="position:absolute;margin-left:27.5pt;margin-top:2.45pt;width:102.2pt;height:14.85pt;z-index:252887040;mso-wrap-edited:f;v-text-anchor:middle" strokeweight="1pt">
            <v:fill opacity=".5" o:opacity2=".5" rotate="t" focus="-50%" type="gradient"/>
            <v:textbox style="mso-next-textbox:#_x0000_s1522" inset=".5mm,0,.5mm,.3mm">
              <w:txbxContent>
                <w:p w:rsidR="00002B33" w:rsidRPr="00BC7C38" w:rsidRDefault="00002B33" w:rsidP="00F76288">
                  <w:pPr>
                    <w:rPr>
                      <w:sz w:val="16"/>
                      <w:szCs w:val="16"/>
                    </w:rPr>
                  </w:pPr>
                  <w:r w:rsidRPr="00BC7C38">
                    <w:rPr>
                      <w:rFonts w:ascii="Times New Roman" w:hAnsi="Times New Roman"/>
                      <w:sz w:val="16"/>
                      <w:szCs w:val="16"/>
                    </w:rPr>
                    <w:t>Наукова бібліотека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shape id="_x0000_s1529" type="#_x0000_t32" alt="" style="position:absolute;margin-left:13.45pt;margin-top:9.15pt;width:14.6pt;height:.05pt;z-index:252894208;mso-wrap-edited:f" o:connectortype="straight">
            <v:stroke endarrow="block"/>
          </v:shape>
        </w:pict>
      </w:r>
    </w:p>
    <w:p w:rsidR="00F76288" w:rsidRPr="002050D8" w:rsidRDefault="00370DAF" w:rsidP="00F76288">
      <w:pPr>
        <w:pStyle w:val="a3"/>
        <w:jc w:val="left"/>
        <w:rPr>
          <w:rFonts w:ascii="Times New Roman" w:hAnsi="Times New Roman"/>
          <w:b/>
          <w:sz w:val="28"/>
          <w:szCs w:val="28"/>
          <w:lang w:val="uk-UA"/>
        </w:rPr>
      </w:pPr>
      <w:r w:rsidRPr="00370DAF">
        <w:rPr>
          <w:noProof/>
        </w:rPr>
        <w:pict>
          <v:rect id="_x0000_s1569" alt="" style="position:absolute;margin-left:512.25pt;margin-top:13.35pt;width:116.8pt;height:19.15pt;z-index:252935168;mso-wrap-edited:f;v-text-anchor:middle" strokeweight="1pt">
            <v:fill rotate="t" focus="100%" type="gradient"/>
            <v:textbox style="mso-next-textbox:#_x0000_s1569" inset=".5mm,.3mm,.5mm,.3mm">
              <w:txbxContent>
                <w:p w:rsidR="00002B33" w:rsidRPr="00907781" w:rsidRDefault="00002B33" w:rsidP="00F76288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8"/>
                      <w:lang w:val="ru-RU"/>
                    </w:rPr>
                  </w:pPr>
                  <w:r w:rsidRPr="00907781">
                    <w:rPr>
                      <w:rFonts w:ascii="Times New Roman" w:hAnsi="Times New Roman"/>
                      <w:sz w:val="16"/>
                      <w:szCs w:val="18"/>
                    </w:rPr>
                    <w:t xml:space="preserve">Відділ матеріально-технічного постачання. </w:t>
                  </w:r>
                  <w:r>
                    <w:rPr>
                      <w:rFonts w:ascii="Times New Roman" w:hAnsi="Times New Roman"/>
                      <w:sz w:val="16"/>
                      <w:szCs w:val="18"/>
                    </w:rPr>
                    <w:t>Комора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shape id="_x0000_s1568" type="#_x0000_t32" alt="" style="position:absolute;margin-left:573.45pt;margin-top:9.55pt;width:0;height:3.8pt;flip:x y;z-index:252934144;mso-wrap-edited:f" o:connectortype="straight" strokeweight="1pt"/>
        </w:pict>
      </w:r>
      <w:r w:rsidRPr="00370DAF">
        <w:rPr>
          <w:noProof/>
        </w:rPr>
        <w:pict>
          <v:shape id="_x0000_s1574" type="#_x0000_t32" alt="" style="position:absolute;margin-left:134.3pt;margin-top:4.8pt;width:15.75pt;height:.55pt;z-index:252940288;mso-wrap-edited:f" o:connectortype="straight">
            <v:stroke endarrow="block"/>
          </v:shape>
        </w:pict>
      </w:r>
      <w:r w:rsidRPr="00370DAF">
        <w:rPr>
          <w:noProof/>
        </w:rPr>
        <w:pict>
          <v:rect id="_x0000_s1518" alt="" style="position:absolute;margin-left:149.85pt;margin-top:15.55pt;width:102.45pt;height:13.3pt;z-index:252882944;mso-wrap-edited:f;v-text-anchor:middle" strokeweight="1pt">
            <v:fill opacity=".5" o:opacity2="32113f" rotate="t" focus="-50%" type="gradient"/>
            <v:textbox style="mso-next-textbox:#_x0000_s1518" inset=".5mm,.3mm,.5mm,.3mm">
              <w:txbxContent>
                <w:p w:rsidR="00002B33" w:rsidRPr="00746104" w:rsidRDefault="00002B33" w:rsidP="00F76288">
                  <w:pPr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746104">
                    <w:rPr>
                      <w:rFonts w:ascii="Times New Roman" w:hAnsi="Times New Roman"/>
                      <w:sz w:val="16"/>
                      <w:szCs w:val="16"/>
                    </w:rPr>
                    <w:t>Відділ практик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shape id="_x0000_s1583" type="#_x0000_t32" alt="" style="position:absolute;margin-left:263.85pt;margin-top:3.25pt;width:15.9pt;height:.05pt;z-index:252949504;mso-wrap-edited:f" o:connectortype="straight">
            <v:stroke endarrow="block"/>
          </v:shape>
        </w:pict>
      </w:r>
      <w:r w:rsidRPr="00370DAF">
        <w:rPr>
          <w:noProof/>
        </w:rPr>
        <w:pict>
          <v:shape id="_x0000_s1547" type="#_x0000_t32" alt="" style="position:absolute;margin-left:501pt;margin-top:3.25pt;width:11.5pt;height:.05pt;z-index:252912640;mso-wrap-edited:f" o:connectortype="straight">
            <v:stroke endarrow="block"/>
          </v:shape>
        </w:pict>
      </w:r>
      <w:r w:rsidRPr="00370DAF">
        <w:rPr>
          <w:noProof/>
        </w:rPr>
        <w:pict>
          <v:rect id="_x0000_s1520" alt="" style="position:absolute;margin-left:27.6pt;margin-top:5.35pt;width:102.65pt;height:22.6pt;z-index:252884992;mso-wrap-edited:f;v-text-anchor:middle" strokeweight="1pt">
            <v:fill opacity="33423f" o:opacity2=".5" rotate="t" focus="-50%" type="gradient"/>
            <v:textbox style="mso-next-textbox:#_x0000_s1520" inset=".5mm,.3mm,.5mm,.3mm">
              <w:txbxContent>
                <w:p w:rsidR="00002B33" w:rsidRPr="00CF6EE5" w:rsidRDefault="00002B33" w:rsidP="00F76288">
                  <w:pPr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BC7C38">
                    <w:rPr>
                      <w:rFonts w:ascii="Times New Roman" w:hAnsi="Times New Roman"/>
                      <w:sz w:val="16"/>
                      <w:szCs w:val="16"/>
                    </w:rPr>
                    <w:t>Відділ аспірантури і докторантури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shape id="_x0000_s1530" type="#_x0000_t32" alt="" style="position:absolute;margin-left:13.95pt;margin-top:13.15pt;width:14.5pt;height:0;z-index:252895232;mso-wrap-edited:f" o:connectortype="straight">
            <v:stroke endarrow="block"/>
          </v:shape>
        </w:pict>
      </w:r>
      <w:r w:rsidRPr="00370DAF">
        <w:rPr>
          <w:noProof/>
        </w:rPr>
        <w:pict>
          <v:rect id="_x0000_s1506" alt="" style="position:absolute;margin-left:662.45pt;margin-top:1.25pt;width:117.9pt;height:20.4pt;z-index:252870656;mso-wrap-edited:f;v-text-anchor:middle" strokeweight="1pt">
            <v:fill color2="#fde9d9" o:opacity2=".5" rotate="t" focus="-50%" type="gradient"/>
            <v:stroke dashstyle="1 1"/>
            <v:textbox style="mso-next-textbox:#_x0000_s1506" inset=".5mm,.3mm,.5mm,.3mm">
              <w:txbxContent>
                <w:p w:rsidR="00002B33" w:rsidRDefault="00002B33" w:rsidP="00F76288">
                  <w:pPr>
                    <w:shd w:val="clear" w:color="auto" w:fill="FFFFFF" w:themeFill="background1"/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>Музейний комплекс</w:t>
                  </w:r>
                </w:p>
                <w:p w:rsidR="00002B33" w:rsidRPr="00A96166" w:rsidRDefault="00002B33" w:rsidP="00F76288">
                  <w:pPr>
                    <w:shd w:val="clear" w:color="auto" w:fill="FFFFFF" w:themeFill="background1"/>
                    <w:spacing w:line="192" w:lineRule="auto"/>
                    <w:rPr>
                      <w:rFonts w:ascii="Times New Roman" w:hAnsi="Times New Roman"/>
                      <w:i/>
                      <w:sz w:val="16"/>
                      <w:szCs w:val="16"/>
                    </w:rPr>
                  </w:pPr>
                  <w:r w:rsidRPr="00A96166"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Додаток 2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shape id="_x0000_s1554" type="#_x0000_t32" alt="" style="position:absolute;margin-left:644.45pt;margin-top:9.45pt;width:18pt;height:.1pt;z-index:252919808;mso-wrap-edited:f" o:connectortype="straight" strokeweight="1pt">
            <v:stroke endarrow="block"/>
          </v:shape>
        </w:pict>
      </w:r>
    </w:p>
    <w:p w:rsidR="00F76288" w:rsidRPr="002050D8" w:rsidRDefault="00370DAF" w:rsidP="00F76288">
      <w:pPr>
        <w:pStyle w:val="a3"/>
        <w:jc w:val="left"/>
        <w:rPr>
          <w:rFonts w:ascii="Times New Roman" w:hAnsi="Times New Roman"/>
          <w:b/>
          <w:sz w:val="28"/>
          <w:szCs w:val="28"/>
          <w:lang w:val="uk-UA"/>
        </w:rPr>
      </w:pPr>
      <w:r w:rsidRPr="00370DAF">
        <w:rPr>
          <w:noProof/>
        </w:rPr>
        <w:pict>
          <v:rect id="_x0000_s1509" alt="" style="position:absolute;margin-left:279.75pt;margin-top:1.35pt;width:205.25pt;height:13pt;z-index:252873728;mso-wrap-edited:f;v-text-anchor:middle" strokeweight="1pt">
            <v:fill o:opacity2=".5" rotate="t" focus="-50%" type="gradient"/>
            <v:textbox style="mso-next-textbox:#_x0000_s1509" inset=".5mm,.3mm,.5mm,.3mm">
              <w:txbxContent>
                <w:p w:rsidR="00002B33" w:rsidRPr="00D27C0A" w:rsidRDefault="00002B33" w:rsidP="00F76288">
                  <w:pPr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D27C0A">
                    <w:rPr>
                      <w:rFonts w:ascii="Times New Roman" w:hAnsi="Times New Roman"/>
                      <w:sz w:val="16"/>
                      <w:szCs w:val="16"/>
                    </w:rPr>
                    <w:t>Загальний відділ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shape id="_x0000_s1584" type="#_x0000_t32" alt="" style="position:absolute;margin-left:263.55pt;margin-top:8.55pt;width:15.9pt;height:.05pt;z-index:252950528;mso-wrap-edited:f" o:connectortype="straight">
            <v:stroke endarrow="block"/>
          </v:shape>
        </w:pict>
      </w:r>
      <w:r w:rsidRPr="00370DAF">
        <w:rPr>
          <w:noProof/>
        </w:rPr>
        <w:pict>
          <v:shape id="_x0000_s1562" type="#_x0000_t32" alt="" style="position:absolute;margin-left:384.1pt;margin-top:14.35pt;width:0;height:5.9pt;flip:y;z-index:252928000;mso-wrap-edited:f" o:connectortype="straight" strokeweight="1pt"/>
        </w:pict>
      </w:r>
      <w:r w:rsidRPr="00370DAF">
        <w:rPr>
          <w:noProof/>
        </w:rPr>
        <w:pict>
          <v:shape id="_x0000_s1577" type="#_x0000_t32" alt="" style="position:absolute;margin-left:134pt;margin-top:5.55pt;width:15.85pt;height:0;z-index:252943360;mso-wrap-edited:f" o:connectortype="straight">
            <v:stroke endarrow="block"/>
          </v:shape>
        </w:pict>
      </w:r>
      <w:r w:rsidRPr="00370DAF">
        <w:rPr>
          <w:noProof/>
        </w:rPr>
        <w:pict>
          <v:rect id="_x0000_s1550" alt="" style="position:absolute;margin-left:662.45pt;margin-top:11.85pt;width:119.05pt;height:19.15pt;z-index:252915712;mso-wrap-edited:f;v-text-anchor:middle" strokeweight="1pt">
            <v:fill opacity="13107f" o:opacity2=".5" rotate="t" focus="-50%" type="gradient"/>
            <v:textbox style="mso-next-textbox:#_x0000_s1550" inset=".5mm,.3mm,.5mm,.3mm">
              <w:txbxContent>
                <w:p w:rsidR="00002B33" w:rsidRPr="00A85696" w:rsidRDefault="00002B33" w:rsidP="00F76288">
                  <w:pPr>
                    <w:spacing w:line="192" w:lineRule="auto"/>
                    <w:rPr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 xml:space="preserve">Відділ </w:t>
                  </w:r>
                  <w:proofErr w:type="spellStart"/>
                  <w:r>
                    <w:rPr>
                      <w:rFonts w:ascii="Times New Roman" w:hAnsi="Times New Roman"/>
                      <w:sz w:val="16"/>
                      <w:szCs w:val="16"/>
                    </w:rPr>
                    <w:t>зв̓</w:t>
                  </w:r>
                  <w:proofErr w:type="spellEnd"/>
                  <w:r>
                    <w:rPr>
                      <w:rFonts w:ascii="Times New Roman" w:hAnsi="Times New Roman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16"/>
                      <w:szCs w:val="16"/>
                    </w:rPr>
                    <w:t>язків</w:t>
                  </w:r>
                  <w:proofErr w:type="spellEnd"/>
                  <w:r>
                    <w:rPr>
                      <w:rFonts w:ascii="Times New Roman" w:hAnsi="Times New Roman"/>
                      <w:sz w:val="16"/>
                      <w:szCs w:val="16"/>
                    </w:rPr>
                    <w:t xml:space="preserve"> з громадськістю та засобами масової інформації</w:t>
                  </w:r>
                </w:p>
              </w:txbxContent>
            </v:textbox>
          </v:rect>
        </w:pict>
      </w:r>
    </w:p>
    <w:p w:rsidR="00F76288" w:rsidRPr="002050D8" w:rsidRDefault="00370DAF" w:rsidP="00F76288">
      <w:pPr>
        <w:pStyle w:val="a3"/>
        <w:jc w:val="left"/>
        <w:rPr>
          <w:rFonts w:ascii="Times New Roman" w:hAnsi="Times New Roman"/>
          <w:b/>
          <w:sz w:val="28"/>
          <w:szCs w:val="28"/>
          <w:lang w:val="uk-UA"/>
        </w:rPr>
      </w:pPr>
      <w:r w:rsidRPr="00370DAF">
        <w:rPr>
          <w:noProof/>
        </w:rPr>
        <w:pict>
          <v:rect id="_x0000_s1510" alt="" style="position:absolute;margin-left:280.9pt;margin-top:4.15pt;width:204.1pt;height:12.4pt;z-index:252874752;mso-wrap-edited:f;v-text-anchor:middle" strokeweight="1pt">
            <v:fill opacity="0" o:opacity2="0" rotate="t" focus="-50%" type="gradient"/>
            <v:textbox style="mso-next-textbox:#_x0000_s1510" inset=".5mm,.3mm,.5mm,.3mm">
              <w:txbxContent>
                <w:p w:rsidR="00002B33" w:rsidRPr="004457B9" w:rsidRDefault="00002B33" w:rsidP="00F76288">
                  <w:pPr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4457B9">
                    <w:rPr>
                      <w:rFonts w:ascii="Times New Roman" w:hAnsi="Times New Roman"/>
                      <w:sz w:val="16"/>
                      <w:szCs w:val="16"/>
                    </w:rPr>
                    <w:t>Архів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rect id="_x0000_s1570" alt="" style="position:absolute;margin-left:512.55pt;margin-top:5.95pt;width:115.8pt;height:19.85pt;z-index:252936192;mso-wrap-edited:f;v-text-anchor:middle" strokeweight="1pt">
            <v:fill rotate="t" focus="100%" type="gradient"/>
            <v:textbox style="mso-next-textbox:#_x0000_s1570" inset=".5mm,.3mm,.5mm,.3mm">
              <w:txbxContent>
                <w:p w:rsidR="00002B33" w:rsidRPr="00907781" w:rsidRDefault="00002B33" w:rsidP="00F76288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8"/>
                    </w:rPr>
                  </w:pPr>
                  <w:r w:rsidRPr="00907781">
                    <w:rPr>
                      <w:rFonts w:ascii="Times New Roman" w:hAnsi="Times New Roman"/>
                      <w:sz w:val="16"/>
                      <w:szCs w:val="18"/>
                    </w:rPr>
                    <w:t>Гараж автомобільного транспорту</w:t>
                  </w:r>
                </w:p>
              </w:txbxContent>
            </v:textbox>
          </v:rect>
        </w:pict>
      </w:r>
      <w:r w:rsidRPr="00370DAF">
        <w:rPr>
          <w:rFonts w:ascii="Times New Roman" w:hAnsi="Times New Roman"/>
          <w:noProof/>
          <w:sz w:val="28"/>
          <w:szCs w:val="28"/>
        </w:rPr>
        <w:pict>
          <v:shape id="_x0000_s1614" type="#_x0000_t32" alt="" style="position:absolute;margin-left:572.65pt;margin-top:.3pt;width:.05pt;height:5.65pt;flip:y;z-index:252981248;mso-wrap-edited:f" o:connectortype="straight" strokeweight="1pt"/>
        </w:pict>
      </w:r>
      <w:r w:rsidRPr="00370DAF">
        <w:rPr>
          <w:rFonts w:ascii="Times New Roman" w:hAnsi="Times New Roman"/>
          <w:noProof/>
          <w:sz w:val="28"/>
          <w:szCs w:val="28"/>
        </w:rPr>
        <w:pict>
          <v:shape id="_x0000_s1565" type="#_x0000_t32" alt="" style="position:absolute;margin-left:134.7pt;margin-top:13.25pt;width:15.9pt;height:0;z-index:252931072;mso-wrap-edited:f" o:connectortype="straight">
            <v:stroke endarrow="block"/>
          </v:shape>
        </w:pict>
      </w:r>
      <w:r w:rsidRPr="00370DAF">
        <w:rPr>
          <w:noProof/>
        </w:rPr>
        <w:pict>
          <v:shape id="_x0000_s1600" type="#_x0000_t32" alt="" style="position:absolute;margin-left:644.45pt;margin-top:4.5pt;width:18pt;height:.1pt;z-index:252966912;mso-wrap-edited:f" o:connectortype="straight" strokeweight="1pt">
            <v:stroke endarrow="block"/>
          </v:shape>
        </w:pict>
      </w:r>
      <w:r w:rsidRPr="00370DAF">
        <w:rPr>
          <w:noProof/>
        </w:rPr>
        <w:pict>
          <v:shape id="_x0000_s1581" type="#_x0000_t32" alt="" style="position:absolute;margin-left:723.15pt;margin-top:14.9pt;width:0;height:3.95pt;z-index:252947456;mso-wrap-edited:f" o:connectortype="straight" strokeweight="1pt"/>
        </w:pict>
      </w:r>
      <w:r w:rsidRPr="00370DAF">
        <w:rPr>
          <w:noProof/>
        </w:rPr>
        <w:pict>
          <v:rect id="_x0000_s1555" alt="" style="position:absolute;margin-left:27.05pt;margin-top:1.15pt;width:102.65pt;height:27.5pt;z-index:252920832;mso-wrap-edited:f;v-text-anchor:middle" strokeweight="1pt">
            <v:fill opacity=".5" o:opacity2=".5" rotate="t" focus="-50%" type="gradient"/>
            <v:textbox style="mso-next-textbox:#_x0000_s1555" inset=".5mm,.3mm,.5mm,.3mm">
              <w:txbxContent>
                <w:p w:rsidR="00002B33" w:rsidRPr="00BC7C38" w:rsidRDefault="00002B33" w:rsidP="00F76288">
                  <w:pPr>
                    <w:spacing w:line="180" w:lineRule="auto"/>
                    <w:rPr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>Відділ наукової, інноваційної і міжнародної діяльності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shape id="_x0000_s1528" type="#_x0000_t32" alt="" style="position:absolute;margin-left:13.45pt;margin-top:11.55pt;width:13.6pt;height:0;z-index:252893184;mso-wrap-edited:f" o:connectortype="straight">
            <v:stroke endarrow="block"/>
          </v:shape>
        </w:pict>
      </w:r>
      <w:r w:rsidRPr="00370DAF">
        <w:rPr>
          <w:noProof/>
        </w:rPr>
        <w:pict>
          <v:rect id="_x0000_s1564" alt="" style="position:absolute;margin-left:151.05pt;margin-top:4.45pt;width:101.8pt;height:18pt;flip:y;z-index:252930048;mso-wrap-edited:f;v-text-anchor:middle" strokeweight="1pt">
            <v:fill rotate="t" focus="100%" type="gradient"/>
            <v:textbox style="mso-next-textbox:#_x0000_s1564" inset=".5mm,.3mm,.5mm,.3mm">
              <w:txbxContent>
                <w:p w:rsidR="00002B33" w:rsidRDefault="00002B33" w:rsidP="00F76288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>Центр цифровізації освіти</w:t>
                  </w:r>
                </w:p>
                <w:p w:rsidR="00002B33" w:rsidRPr="00470003" w:rsidRDefault="00002B33" w:rsidP="00F76288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rect>
        </w:pict>
      </w:r>
    </w:p>
    <w:p w:rsidR="00F76288" w:rsidRPr="002050D8" w:rsidRDefault="00370DAF" w:rsidP="00F76288">
      <w:pPr>
        <w:pStyle w:val="a3"/>
        <w:jc w:val="left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noProof/>
          <w:sz w:val="28"/>
          <w:szCs w:val="28"/>
        </w:rPr>
        <w:pict>
          <v:rect id="_x0000_s1597" alt="" style="position:absolute;margin-left:151.25pt;margin-top:11.45pt;width:101.6pt;height:31.4pt;z-index:252963840;mso-wrap-edited:f;v-text-anchor:middle" strokeweight="1pt">
            <v:fill opacity=".5" o:opacity2=".5" rotate="t" focus="-50%" type="gradient"/>
            <v:textbox style="mso-next-textbox:#_x0000_s1597" inset=".5mm,.3mm,.5mm,.3mm">
              <w:txbxContent>
                <w:p w:rsidR="00002B33" w:rsidRDefault="00002B33" w:rsidP="00F76288">
                  <w:pPr>
                    <w:rPr>
                      <w:rFonts w:ascii="Times New Roman" w:hAnsi="Times New Roman"/>
                      <w:sz w:val="16"/>
                      <w:szCs w:val="14"/>
                    </w:rPr>
                  </w:pPr>
                  <w:r>
                    <w:rPr>
                      <w:rFonts w:ascii="Times New Roman" w:hAnsi="Times New Roman"/>
                      <w:sz w:val="16"/>
                      <w:szCs w:val="14"/>
                    </w:rPr>
                    <w:t>Інститут післядипломної освіти</w:t>
                  </w:r>
                </w:p>
                <w:p w:rsidR="00002B33" w:rsidRPr="00A96166" w:rsidRDefault="00002B33" w:rsidP="00F76288">
                  <w:pPr>
                    <w:shd w:val="clear" w:color="auto" w:fill="FFFFFF" w:themeFill="background1"/>
                    <w:spacing w:line="192" w:lineRule="auto"/>
                    <w:rPr>
                      <w:rFonts w:ascii="Times New Roman" w:hAnsi="Times New Roman"/>
                      <w:i/>
                      <w:sz w:val="16"/>
                      <w:szCs w:val="16"/>
                    </w:rPr>
                  </w:pPr>
                  <w:r w:rsidRPr="00A96166"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 xml:space="preserve">Додаток </w:t>
                  </w:r>
                  <w:r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1</w:t>
                  </w:r>
                </w:p>
                <w:p w:rsidR="00002B33" w:rsidRPr="00246504" w:rsidRDefault="00002B33" w:rsidP="00F76288">
                  <w:pPr>
                    <w:rPr>
                      <w:rFonts w:ascii="Times New Roman" w:hAnsi="Times New Roman"/>
                      <w:sz w:val="16"/>
                      <w:szCs w:val="14"/>
                    </w:rPr>
                  </w:pPr>
                </w:p>
                <w:p w:rsidR="00002B33" w:rsidRDefault="00002B33" w:rsidP="00F76288">
                  <w:pPr>
                    <w:rPr>
                      <w:rFonts w:ascii="Times New Roman" w:hAnsi="Times New Roman"/>
                      <w:sz w:val="16"/>
                      <w:szCs w:val="20"/>
                    </w:rPr>
                  </w:pPr>
                </w:p>
                <w:p w:rsidR="00002B33" w:rsidRPr="00846217" w:rsidRDefault="00002B33" w:rsidP="00F76288">
                  <w:pPr>
                    <w:rPr>
                      <w:rFonts w:ascii="Times New Roman" w:hAnsi="Times New Roman"/>
                      <w:sz w:val="16"/>
                      <w:szCs w:val="20"/>
                    </w:rPr>
                  </w:pPr>
                </w:p>
                <w:p w:rsidR="00002B33" w:rsidRPr="00846217" w:rsidRDefault="00002B33" w:rsidP="00F76288">
                  <w:pPr>
                    <w:rPr>
                      <w:szCs w:val="16"/>
                    </w:rPr>
                  </w:pPr>
                </w:p>
              </w:txbxContent>
            </v:textbox>
          </v:rect>
        </w:pict>
      </w:r>
      <w:r w:rsidRPr="00370DAF">
        <w:rPr>
          <w:noProof/>
        </w:rPr>
        <w:pict>
          <v:rect id="_x0000_s1571" alt="" style="position:absolute;margin-left:512.05pt;margin-top:14.1pt;width:116.4pt;height:19.1pt;z-index:252937216;mso-wrap-edited:f;v-text-anchor:middle" strokeweight="1pt">
            <v:fill rotate="t" focus="100%" type="gradient"/>
            <v:textbox style="mso-next-textbox:#_x0000_s1571">
              <w:txbxContent>
                <w:p w:rsidR="00002B33" w:rsidRPr="00907781" w:rsidRDefault="00002B33" w:rsidP="00F76288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8"/>
                    </w:rPr>
                  </w:pPr>
                  <w:r w:rsidRPr="00907781">
                    <w:rPr>
                      <w:rFonts w:ascii="Times New Roman" w:hAnsi="Times New Roman"/>
                      <w:sz w:val="16"/>
                      <w:szCs w:val="18"/>
                    </w:rPr>
                    <w:t>Інженерна група</w:t>
                  </w:r>
                </w:p>
              </w:txbxContent>
            </v:textbox>
          </v:rect>
        </w:pict>
      </w:r>
      <w:r w:rsidRPr="00370DAF">
        <w:rPr>
          <w:rFonts w:ascii="Times New Roman" w:hAnsi="Times New Roman"/>
          <w:noProof/>
          <w:sz w:val="28"/>
          <w:szCs w:val="28"/>
        </w:rPr>
        <w:pict>
          <v:shape id="_x0000_s1573" type="#_x0000_t32" alt="" style="position:absolute;margin-left:572.65pt;margin-top:9.7pt;width:0;height:4.4pt;flip:x y;z-index:252939264;mso-wrap-edited:f" o:connectortype="straight" strokeweight="1pt"/>
        </w:pict>
      </w:r>
      <w:r w:rsidRPr="00370DAF">
        <w:rPr>
          <w:noProof/>
        </w:rPr>
        <w:pict>
          <v:shape id="_x0000_s1585" type="#_x0000_t32" alt="" style="position:absolute;margin-left:264.5pt;margin-top:12.55pt;width:16.8pt;height:0;z-index:252951552;mso-wrap-edited:f" o:connectortype="straight">
            <v:stroke endarrow="block"/>
          </v:shape>
        </w:pict>
      </w:r>
      <w:r w:rsidRPr="00370DAF">
        <w:rPr>
          <w:noProof/>
        </w:rPr>
        <w:pict>
          <v:rect id="_x0000_s1504" alt="" style="position:absolute;margin-left:281.6pt;margin-top:6.35pt;width:204.45pt;height:14.25pt;z-index:252868608;mso-wrap-edited:f;v-text-anchor:middle" strokeweight="1pt">
            <v:fill o:opacity2=".5" rotate="t" focus="-50%" type="gradient"/>
            <v:textbox style="mso-next-textbox:#_x0000_s1504" inset=".5mm,.3mm,.5mm,.3mm">
              <w:txbxContent>
                <w:p w:rsidR="00002B33" w:rsidRPr="00E37B4A" w:rsidRDefault="00002B33" w:rsidP="00F76288">
                  <w:pPr>
                    <w:outlineLvl w:val="0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E37B4A">
                    <w:rPr>
                      <w:rFonts w:ascii="Times New Roman" w:hAnsi="Times New Roman"/>
                      <w:sz w:val="16"/>
                      <w:szCs w:val="16"/>
                    </w:rPr>
                    <w:t>Бухгалтерська служба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rect id="_x0000_s1507" alt="" style="position:absolute;margin-left:662.45pt;margin-top:2.5pt;width:119.05pt;height:16.3pt;z-index:252871680;mso-wrap-edited:f;v-text-anchor:middle" strokeweight="1pt">
            <v:fill o:opacity2=".5" rotate="t" focus="-50%" type="gradient"/>
            <v:textbox style="mso-next-textbox:#_x0000_s1507" inset=".5mm,.3mm,.5mm,.3mm">
              <w:txbxContent>
                <w:p w:rsidR="00002B33" w:rsidRPr="00541ED0" w:rsidRDefault="00002B33" w:rsidP="00F76288">
                  <w:pPr>
                    <w:spacing w:line="18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541ED0">
                    <w:rPr>
                      <w:rFonts w:ascii="Times New Roman" w:hAnsi="Times New Roman"/>
                      <w:sz w:val="16"/>
                      <w:szCs w:val="16"/>
                    </w:rPr>
                    <w:t>Редакція газети «Учитель»</w:t>
                  </w:r>
                </w:p>
              </w:txbxContent>
            </v:textbox>
          </v:rect>
        </w:pict>
      </w:r>
    </w:p>
    <w:p w:rsidR="00F76288" w:rsidRPr="002050D8" w:rsidRDefault="00370DAF" w:rsidP="00F76288">
      <w:pPr>
        <w:pStyle w:val="a3"/>
        <w:jc w:val="left"/>
        <w:rPr>
          <w:rFonts w:ascii="Times New Roman" w:hAnsi="Times New Roman"/>
          <w:b/>
          <w:sz w:val="28"/>
          <w:szCs w:val="28"/>
          <w:lang w:val="uk-UA"/>
        </w:rPr>
      </w:pPr>
      <w:r w:rsidRPr="00370DAF">
        <w:rPr>
          <w:noProof/>
        </w:rPr>
        <w:pict>
          <v:rect id="_x0000_s1615" alt="" style="position:absolute;margin-left:281.3pt;margin-top:10.2pt;width:204.25pt;height:22.35pt;z-index:252982272;mso-wrap-edited:f;v-text-anchor:middle" strokeweight="1pt">
            <v:fill o:opacity2=".5" rotate="t" focus="-50%" type="gradient"/>
            <v:textbox style="mso-next-textbox:#_x0000_s1615" inset=".5mm,.3mm,.5mm,.3mm">
              <w:txbxContent>
                <w:p w:rsidR="00002B33" w:rsidRPr="00D27C0A" w:rsidRDefault="00002B33" w:rsidP="00F76288">
                  <w:pPr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>Відділ моніторингу діяльності університету та досліджень у сфері освіти</w:t>
                  </w:r>
                </w:p>
                <w:p w:rsidR="00002B33" w:rsidRPr="00D11369" w:rsidRDefault="00002B33" w:rsidP="00F76288">
                  <w:pPr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rect>
        </w:pict>
      </w:r>
      <w:r w:rsidRPr="00370DAF">
        <w:rPr>
          <w:rFonts w:ascii="Times New Roman" w:hAnsi="Times New Roman"/>
          <w:noProof/>
          <w:sz w:val="28"/>
          <w:szCs w:val="28"/>
        </w:rPr>
        <w:pict>
          <v:shape id="_x0000_s1566" type="#_x0000_t32" alt="" style="position:absolute;margin-left:134.3pt;margin-top:11.6pt;width:16.3pt;height:.05pt;z-index:252932096;mso-wrap-edited:f" o:connectortype="straight">
            <v:stroke endarrow="block"/>
          </v:shape>
        </w:pict>
      </w:r>
      <w:r w:rsidRPr="00370DAF">
        <w:rPr>
          <w:rFonts w:ascii="Times New Roman" w:hAnsi="Times New Roman"/>
          <w:noProof/>
        </w:rPr>
        <w:pict>
          <v:rect id="_x0000_s1605" alt="" style="position:absolute;margin-left:662.45pt;margin-top:7.9pt;width:119.05pt;height:53.7pt;z-index:252972032;mso-wrap-edited:f;v-text-anchor:middle" strokeweight="1pt">
            <v:fill opacity="13107f" o:opacity2="26214f" rotate="t" focus="-50%" type="gradient"/>
            <v:stroke dashstyle="dash"/>
            <v:textbox style="mso-next-textbox:#_x0000_s1605">
              <w:txbxContent>
                <w:p w:rsidR="00002B33" w:rsidRDefault="00002B33" w:rsidP="00F76288">
                  <w:pPr>
                    <w:rPr>
                      <w:rFonts w:ascii="Times New Roman" w:hAnsi="Times New Roman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>Структурні підрозділи, органи  управління, комісії тощо (у межах діяльності «Skovoroda associations»)</w:t>
                  </w:r>
                </w:p>
                <w:p w:rsidR="00002B33" w:rsidRPr="00F2487F" w:rsidRDefault="00002B33" w:rsidP="00F76288">
                  <w:pPr>
                    <w:shd w:val="clear" w:color="auto" w:fill="FFFFFF" w:themeFill="background1"/>
                    <w:spacing w:line="192" w:lineRule="auto"/>
                    <w:rPr>
                      <w:rFonts w:ascii="Times New Roman" w:hAnsi="Times New Roman"/>
                      <w:i/>
                      <w:sz w:val="16"/>
                      <w:szCs w:val="16"/>
                      <w:lang w:val="en-US"/>
                    </w:rPr>
                  </w:pPr>
                  <w:r w:rsidRPr="00A96166"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 xml:space="preserve">Додаток </w:t>
                  </w:r>
                  <w:r>
                    <w:rPr>
                      <w:rFonts w:ascii="Times New Roman" w:hAnsi="Times New Roman"/>
                      <w:i/>
                      <w:sz w:val="16"/>
                      <w:szCs w:val="16"/>
                      <w:lang w:val="en-US"/>
                    </w:rPr>
                    <w:t>6</w:t>
                  </w:r>
                </w:p>
                <w:p w:rsidR="00002B33" w:rsidRPr="00F2487F" w:rsidRDefault="00002B33" w:rsidP="00F76288">
                  <w:pPr>
                    <w:rPr>
                      <w:rFonts w:ascii="Times New Roman" w:hAnsi="Times New Roman"/>
                      <w:sz w:val="16"/>
                      <w:szCs w:val="16"/>
                      <w:lang w:val="en-US"/>
                    </w:rPr>
                  </w:pPr>
                </w:p>
              </w:txbxContent>
            </v:textbox>
          </v:rect>
        </w:pict>
      </w:r>
      <w:r w:rsidRPr="00370DAF">
        <w:rPr>
          <w:noProof/>
        </w:rPr>
        <w:pict>
          <v:shape id="_x0000_s1578" type="#_x0000_t32" alt="" style="position:absolute;margin-left:12.3pt;margin-top:12.9pt;width:15.35pt;height:0;z-index:252944384;mso-wrap-edited:f" o:connectortype="straight">
            <v:stroke endarrow="block"/>
          </v:shape>
        </w:pict>
      </w:r>
      <w:r w:rsidRPr="00370DAF">
        <w:rPr>
          <w:noProof/>
        </w:rPr>
        <w:pict>
          <v:rect id="_x0000_s1560" alt="" style="position:absolute;margin-left:26.9pt;margin-top:.25pt;width:103.35pt;height:26.5pt;z-index:252925952;mso-wrap-edited:f;v-text-anchor:middle" strokeweight="1pt">
            <v:fill opacity="13107f" o:opacity2="26214f" rotate="t" focus="-50%" type="gradient"/>
            <v:textbox style="mso-next-textbox:#_x0000_s1560">
              <w:txbxContent>
                <w:p w:rsidR="00002B33" w:rsidRPr="00D45D55" w:rsidRDefault="00002B33" w:rsidP="00F76288">
                  <w:pPr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D45D55">
                    <w:rPr>
                      <w:rFonts w:ascii="Times New Roman" w:hAnsi="Times New Roman"/>
                      <w:sz w:val="16"/>
                      <w:szCs w:val="16"/>
                    </w:rPr>
                    <w:t>Редакційно-видавничий відділ</w:t>
                  </w:r>
                </w:p>
              </w:txbxContent>
            </v:textbox>
          </v:rect>
        </w:pict>
      </w:r>
    </w:p>
    <w:p w:rsidR="00F76288" w:rsidRPr="002050D8" w:rsidRDefault="00370DAF" w:rsidP="00F76288">
      <w:pPr>
        <w:pStyle w:val="a3"/>
        <w:jc w:val="left"/>
        <w:rPr>
          <w:rFonts w:ascii="Times New Roman" w:hAnsi="Times New Roman"/>
          <w:b/>
          <w:sz w:val="28"/>
          <w:szCs w:val="28"/>
          <w:lang w:val="uk-UA"/>
        </w:rPr>
      </w:pPr>
      <w:r w:rsidRPr="00370DAF">
        <w:rPr>
          <w:noProof/>
        </w:rPr>
        <w:pict>
          <v:rect id="_x0000_s1572" alt="" style="position:absolute;margin-left:512.9pt;margin-top:6.95pt;width:116.2pt;height:31.25pt;z-index:252938240;mso-wrap-edited:f;v-text-anchor:middle" strokeweight="1pt">
            <v:fill rotate="t" focus="100%" type="gradient"/>
            <v:textbox style="mso-next-textbox:#_x0000_s1572" inset=".5mm,.3mm,.5mm,.3mm">
              <w:txbxContent>
                <w:p w:rsidR="00002B33" w:rsidRPr="00907781" w:rsidRDefault="00002B33" w:rsidP="00F76288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8"/>
                    </w:rPr>
                  </w:pPr>
                  <w:r w:rsidRPr="00907781">
                    <w:rPr>
                      <w:rFonts w:ascii="Times New Roman" w:hAnsi="Times New Roman"/>
                      <w:sz w:val="16"/>
                      <w:szCs w:val="18"/>
                    </w:rPr>
                    <w:t>Навчально-адміністративний комплекс</w:t>
                  </w:r>
                </w:p>
                <w:p w:rsidR="00002B33" w:rsidRPr="00907781" w:rsidRDefault="00002B33" w:rsidP="00F76288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8"/>
                    </w:rPr>
                  </w:pPr>
                  <w:r w:rsidRPr="00907781">
                    <w:rPr>
                      <w:rFonts w:ascii="Times New Roman" w:hAnsi="Times New Roman"/>
                      <w:sz w:val="16"/>
                      <w:szCs w:val="18"/>
                    </w:rPr>
                    <w:t>(навчальні корпуси)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shape id="_x0000_s1575" type="#_x0000_t32" alt="" style="position:absolute;margin-left:572.25pt;margin-top:1pt;width:.05pt;height:5.95pt;flip:x y;z-index:252941312;mso-wrap-edited:f" o:connectortype="straight" strokeweight="1pt"/>
        </w:pict>
      </w:r>
      <w:r w:rsidRPr="00370DAF">
        <w:rPr>
          <w:noProof/>
        </w:rPr>
        <w:pict>
          <v:shape id="_x0000_s1563" type="#_x0000_t32" alt="" style="position:absolute;margin-left:264.1pt;margin-top:2.75pt;width:17.35pt;height:0;z-index:252929024;mso-wrap-edited:f" o:connectortype="straight">
            <v:stroke endarrow="block"/>
          </v:shape>
        </w:pict>
      </w:r>
      <w:r w:rsidRPr="00370DAF">
        <w:rPr>
          <w:noProof/>
        </w:rPr>
        <w:pict>
          <v:rect id="_x0000_s1601" alt="" style="position:absolute;margin-left:26.35pt;margin-top:15.05pt;width:103.35pt;height:61.25pt;z-index:252967936;mso-wrap-edited:f;v-text-anchor:middle" strokeweight="1pt">
            <v:fill opacity="13107f" o:opacity2="26214f" rotate="t" focus="-50%" type="gradient"/>
            <v:stroke dashstyle="dash"/>
            <v:textbox style="mso-next-textbox:#_x0000_s1601">
              <w:txbxContent>
                <w:p w:rsidR="00002B33" w:rsidRDefault="00002B33" w:rsidP="00F76288">
                  <w:pPr>
                    <w:rPr>
                      <w:rFonts w:ascii="Times New Roman" w:hAnsi="Times New Roman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>Структурні підрозділи, органи  управління, комісії тощо (у межах діяльності «Skovoroda associations»)</w:t>
                  </w:r>
                </w:p>
                <w:p w:rsidR="00002B33" w:rsidRPr="00F2487F" w:rsidRDefault="00002B33" w:rsidP="00F76288">
                  <w:pPr>
                    <w:shd w:val="clear" w:color="auto" w:fill="FFFFFF" w:themeFill="background1"/>
                    <w:spacing w:line="192" w:lineRule="auto"/>
                    <w:rPr>
                      <w:rFonts w:ascii="Times New Roman" w:hAnsi="Times New Roman"/>
                      <w:i/>
                      <w:sz w:val="16"/>
                      <w:szCs w:val="16"/>
                      <w:lang w:val="en-US"/>
                    </w:rPr>
                  </w:pPr>
                  <w:r w:rsidRPr="00A96166"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 xml:space="preserve">Додаток </w:t>
                  </w:r>
                  <w:r>
                    <w:rPr>
                      <w:rFonts w:ascii="Times New Roman" w:hAnsi="Times New Roman"/>
                      <w:i/>
                      <w:sz w:val="16"/>
                      <w:szCs w:val="16"/>
                      <w:lang w:val="en-US"/>
                    </w:rPr>
                    <w:t>4</w:t>
                  </w:r>
                </w:p>
                <w:p w:rsidR="00002B33" w:rsidRPr="00F2487F" w:rsidRDefault="00002B33" w:rsidP="00F76288">
                  <w:pPr>
                    <w:rPr>
                      <w:rFonts w:ascii="Times New Roman" w:hAnsi="Times New Roman"/>
                      <w:sz w:val="16"/>
                      <w:szCs w:val="16"/>
                      <w:lang w:val="en-US"/>
                    </w:rPr>
                  </w:pPr>
                </w:p>
              </w:txbxContent>
            </v:textbox>
          </v:rect>
        </w:pict>
      </w:r>
    </w:p>
    <w:p w:rsidR="00F76288" w:rsidRPr="002050D8" w:rsidRDefault="00370DAF" w:rsidP="00F76288">
      <w:pPr>
        <w:pStyle w:val="a3"/>
        <w:jc w:val="left"/>
        <w:rPr>
          <w:rFonts w:ascii="Times New Roman" w:hAnsi="Times New Roman"/>
          <w:b/>
          <w:sz w:val="28"/>
          <w:szCs w:val="28"/>
          <w:lang w:val="uk-UA"/>
        </w:rPr>
      </w:pPr>
      <w:r w:rsidRPr="00370DAF">
        <w:rPr>
          <w:noProof/>
        </w:rPr>
        <w:pict>
          <v:rect id="_x0000_s1511" alt="" style="position:absolute;margin-left:280.55pt;margin-top:5.35pt;width:204.2pt;height:14.2pt;flip:y;z-index:252875776;mso-wrap-edited:f;v-text-anchor:middle" strokeweight="1pt">
            <v:fill o:opacity2=".5" rotate="t" focus="-50%" type="gradient"/>
            <v:textbox style="mso-next-textbox:#_x0000_s1511" inset=".5mm,.3mm,.5mm,.3mm">
              <w:txbxContent>
                <w:p w:rsidR="00002B33" w:rsidRPr="00D27C0A" w:rsidRDefault="00002B33" w:rsidP="00F76288">
                  <w:pPr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D27C0A">
                    <w:rPr>
                      <w:rFonts w:ascii="Times New Roman" w:hAnsi="Times New Roman"/>
                      <w:sz w:val="16"/>
                      <w:szCs w:val="16"/>
                    </w:rPr>
                    <w:t>Юридичний відділ</w:t>
                  </w:r>
                </w:p>
              </w:txbxContent>
            </v:textbox>
          </v:rect>
        </w:pict>
      </w:r>
      <w:r w:rsidRPr="00370DAF">
        <w:rPr>
          <w:rFonts w:ascii="Times New Roman" w:hAnsi="Times New Roman"/>
          <w:noProof/>
          <w:sz w:val="28"/>
          <w:szCs w:val="28"/>
        </w:rPr>
        <w:pict>
          <v:shape id="_x0000_s1587" type="#_x0000_t32" alt="" style="position:absolute;margin-left:263.55pt;margin-top:10.9pt;width:17.2pt;height:.05pt;z-index:252953600;mso-wrap-edited:f" o:connectortype="straight">
            <v:stroke endarrow="block"/>
          </v:shape>
        </w:pict>
      </w:r>
      <w:r w:rsidRPr="00370DAF">
        <w:rPr>
          <w:rFonts w:ascii="Times New Roman" w:hAnsi="Times New Roman"/>
          <w:noProof/>
        </w:rPr>
        <w:pict>
          <v:rect id="_x0000_s1612" alt="" style="position:absolute;margin-left:151.05pt;margin-top:.35pt;width:101.6pt;height:21.75pt;z-index:252979200;mso-wrap-edited:f;v-text-anchor:middle" strokeweight="1pt">
            <v:fill o:opacity2=".5" rotate="t" focus="-50%" type="gradient"/>
            <v:textbox style="mso-next-textbox:#_x0000_s1612" inset=".5mm,.3mm,.5mm,.3mm">
              <w:txbxContent>
                <w:p w:rsidR="00002B33" w:rsidRPr="00A02C60" w:rsidRDefault="00002B33" w:rsidP="00F76288">
                  <w:pPr>
                    <w:spacing w:line="192" w:lineRule="auto"/>
                    <w:outlineLvl w:val="0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A02C60">
                    <w:rPr>
                      <w:rFonts w:ascii="Times New Roman" w:hAnsi="Times New Roman"/>
                      <w:sz w:val="16"/>
                      <w:szCs w:val="16"/>
                    </w:rPr>
                    <w:t>Навчально-спортивний табір «Гайдари»</w:t>
                  </w:r>
                </w:p>
              </w:txbxContent>
            </v:textbox>
          </v:rect>
        </w:pict>
      </w:r>
      <w:r>
        <w:rPr>
          <w:rFonts w:ascii="Times New Roman" w:hAnsi="Times New Roman"/>
          <w:b/>
          <w:noProof/>
          <w:sz w:val="28"/>
          <w:szCs w:val="28"/>
        </w:rPr>
        <w:pict>
          <v:shape id="_x0000_s1598" type="#_x0000_t32" alt="" style="position:absolute;margin-left:134.7pt;margin-top:8.3pt;width:17.35pt;height:.05pt;z-index:252964864;mso-wrap-edited:f" o:connectortype="straight">
            <v:stroke endarrow="block"/>
          </v:shape>
        </w:pict>
      </w:r>
      <w:r w:rsidRPr="00370DAF">
        <w:rPr>
          <w:noProof/>
        </w:rPr>
        <w:pict>
          <v:shape id="_x0000_s1607" type="#_x0000_t32" alt="" style="position:absolute;margin-left:644.45pt;margin-top:5.25pt;width:18pt;height:.1pt;z-index:252974080;mso-wrap-edited:f" o:connectortype="straight" strokeweight="1pt">
            <v:stroke endarrow="block"/>
          </v:shape>
        </w:pict>
      </w:r>
    </w:p>
    <w:p w:rsidR="00F76288" w:rsidRPr="002050D8" w:rsidRDefault="00370DAF" w:rsidP="00F76288">
      <w:pPr>
        <w:pStyle w:val="a3"/>
        <w:jc w:val="left"/>
        <w:rPr>
          <w:rFonts w:ascii="Times New Roman" w:hAnsi="Times New Roman"/>
          <w:b/>
          <w:sz w:val="28"/>
          <w:szCs w:val="28"/>
          <w:lang w:val="uk-UA"/>
        </w:rPr>
      </w:pPr>
      <w:r w:rsidRPr="00370DAF">
        <w:rPr>
          <w:rFonts w:ascii="Times New Roman" w:hAnsi="Times New Roman"/>
          <w:noProof/>
          <w:sz w:val="28"/>
          <w:szCs w:val="28"/>
        </w:rPr>
        <w:pict>
          <v:shape id="_x0000_s1589" type="#_x0000_t32" alt="" style="position:absolute;margin-left:264.1pt;margin-top:15.75pt;width:17.85pt;height:0;z-index:252955648;mso-wrap-edited:f" o:connectortype="straight">
            <v:stroke endarrow="block"/>
          </v:shape>
        </w:pict>
      </w:r>
      <w:r w:rsidRPr="00370DAF">
        <w:rPr>
          <w:noProof/>
        </w:rPr>
        <w:pict>
          <v:rect id="_x0000_s1515" alt="" style="position:absolute;margin-left:281.95pt;margin-top:8.9pt;width:204.9pt;height:12.7pt;z-index:252879872;mso-wrap-edited:f;v-text-anchor:middle" strokeweight="1pt">
            <v:fill opacity="13107f" o:opacity2=".5" rotate="t" focus="-50%" type="gradient"/>
            <v:textbox style="mso-next-textbox:#_x0000_s1515" inset=".5mm,.3mm,.5mm,.3mm">
              <w:txbxContent>
                <w:p w:rsidR="00002B33" w:rsidRPr="00A85696" w:rsidRDefault="00002B33" w:rsidP="00F76288">
                  <w:pPr>
                    <w:spacing w:line="192" w:lineRule="auto"/>
                    <w:rPr>
                      <w:sz w:val="16"/>
                      <w:szCs w:val="16"/>
                    </w:rPr>
                  </w:pPr>
                  <w:r w:rsidRPr="00A85696">
                    <w:rPr>
                      <w:rFonts w:ascii="Times New Roman" w:hAnsi="Times New Roman"/>
                      <w:sz w:val="16"/>
                      <w:szCs w:val="16"/>
                    </w:rPr>
                    <w:t>Приймальна комісія</w:t>
                  </w:r>
                </w:p>
              </w:txbxContent>
            </v:textbox>
          </v:rect>
        </w:pict>
      </w:r>
      <w:r w:rsidRPr="00370DAF">
        <w:rPr>
          <w:rFonts w:ascii="Times New Roman" w:hAnsi="Times New Roman"/>
          <w:noProof/>
        </w:rPr>
        <w:pict>
          <v:rect id="_x0000_s1603" alt="" style="position:absolute;margin-left:151.45pt;margin-top:13.3pt;width:103.35pt;height:66.25pt;z-index:252969984;mso-wrap-edited:f;v-text-anchor:middle" strokeweight="1pt">
            <v:fill opacity="13107f" o:opacity2="26214f" rotate="t" focus="-50%" type="gradient"/>
            <v:stroke dashstyle="dash"/>
            <v:textbox style="mso-next-textbox:#_x0000_s1603">
              <w:txbxContent>
                <w:p w:rsidR="00002B33" w:rsidRDefault="00002B33" w:rsidP="00F76288">
                  <w:pPr>
                    <w:rPr>
                      <w:rFonts w:ascii="Times New Roman" w:hAnsi="Times New Roman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>Структурні підрозділи, органи  управління, комісії тощо (у межах діяльності «Skovoroda associations»)</w:t>
                  </w:r>
                </w:p>
                <w:p w:rsidR="00002B33" w:rsidRPr="00F2487F" w:rsidRDefault="00002B33" w:rsidP="00F76288">
                  <w:pPr>
                    <w:shd w:val="clear" w:color="auto" w:fill="FFFFFF" w:themeFill="background1"/>
                    <w:spacing w:line="192" w:lineRule="auto"/>
                    <w:rPr>
                      <w:rFonts w:ascii="Times New Roman" w:hAnsi="Times New Roman"/>
                      <w:i/>
                      <w:sz w:val="16"/>
                      <w:szCs w:val="16"/>
                      <w:lang w:val="en-US"/>
                    </w:rPr>
                  </w:pPr>
                  <w:r w:rsidRPr="00A96166"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 xml:space="preserve">Додаток </w:t>
                  </w:r>
                  <w:r>
                    <w:rPr>
                      <w:rFonts w:ascii="Times New Roman" w:hAnsi="Times New Roman"/>
                      <w:i/>
                      <w:sz w:val="16"/>
                      <w:szCs w:val="16"/>
                      <w:lang w:val="en-US"/>
                    </w:rPr>
                    <w:t>5</w:t>
                  </w:r>
                </w:p>
                <w:p w:rsidR="00002B33" w:rsidRPr="00F2487F" w:rsidRDefault="00002B33" w:rsidP="00F76288">
                  <w:pPr>
                    <w:rPr>
                      <w:rFonts w:ascii="Times New Roman" w:hAnsi="Times New Roman"/>
                      <w:sz w:val="16"/>
                      <w:szCs w:val="16"/>
                      <w:lang w:val="en-US"/>
                    </w:rPr>
                  </w:pPr>
                </w:p>
              </w:txbxContent>
            </v:textbox>
          </v:rect>
        </w:pict>
      </w:r>
      <w:r w:rsidRPr="00370DAF">
        <w:rPr>
          <w:noProof/>
        </w:rPr>
        <w:pict>
          <v:rect id="_x0000_s1567" alt="" style="position:absolute;margin-left:512.05pt;margin-top:10.6pt;width:116.4pt;height:11pt;z-index:252933120;mso-wrap-edited:f;v-text-anchor:middle" strokeweight="1pt">
            <v:fill rotate="t" focus="100%" type="gradient"/>
            <v:textbox style="mso-next-textbox:#_x0000_s1567" inset=".5mm,.3mm,.5mm,.3mm">
              <w:txbxContent>
                <w:p w:rsidR="00002B33" w:rsidRPr="007E0A50" w:rsidRDefault="00002B33" w:rsidP="00F76288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8"/>
                    </w:rPr>
                  </w:pPr>
                  <w:r w:rsidRPr="007E0A50">
                    <w:rPr>
                      <w:rFonts w:ascii="Times New Roman" w:hAnsi="Times New Roman"/>
                      <w:sz w:val="16"/>
                      <w:szCs w:val="18"/>
                    </w:rPr>
                    <w:t>Гуртожиток №1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shape id="_x0000_s1576" type="#_x0000_t32" alt="" style="position:absolute;margin-left:572.6pt;margin-top:6pt;width:.05pt;height:4.6pt;flip:x y;z-index:252942336;mso-wrap-edited:f" o:connectortype="straight" strokeweight="1pt"/>
        </w:pict>
      </w:r>
      <w:r w:rsidRPr="00370DAF">
        <w:rPr>
          <w:rFonts w:ascii="Times New Roman" w:hAnsi="Times New Roman"/>
          <w:noProof/>
          <w:sz w:val="28"/>
          <w:szCs w:val="28"/>
        </w:rPr>
        <w:pict>
          <v:shape id="_x0000_s1602" type="#_x0000_t32" alt="" style="position:absolute;margin-left:12.15pt;margin-top:13.3pt;width:15.35pt;height:0;z-index:252968960;mso-wrap-edited:f" o:connectortype="straight">
            <v:stroke endarrow="block"/>
          </v:shape>
        </w:pict>
      </w:r>
    </w:p>
    <w:p w:rsidR="00F76288" w:rsidRPr="00746104" w:rsidRDefault="00370DAF" w:rsidP="00F76288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 w:rsidRPr="00370DAF">
        <w:rPr>
          <w:noProof/>
        </w:rPr>
        <w:pict>
          <v:shape id="_x0000_s1609" type="#_x0000_t32" alt="" style="position:absolute;margin-left:379.05pt;margin-top:5.5pt;width:0;height:5.85pt;z-index:252976128;mso-wrap-edited:f" o:connectortype="straight" strokeweight="1pt"/>
        </w:pict>
      </w:r>
      <w:r w:rsidRPr="00370DAF">
        <w:rPr>
          <w:noProof/>
        </w:rPr>
        <w:pict>
          <v:rect id="_x0000_s1608" alt="" style="position:absolute;margin-left:281.95pt;margin-top:11.35pt;width:204.45pt;height:24.1pt;z-index:252975104;mso-wrap-edited:f;v-text-anchor:middle" strokeweight="1pt">
            <v:fill opacity="13107f" o:opacity2="26214f" rotate="t" focus="-50%" type="gradient"/>
            <v:stroke dashstyle="dash"/>
            <v:textbox style="mso-next-textbox:#_x0000_s1608">
              <w:txbxContent>
                <w:p w:rsidR="00002B33" w:rsidRDefault="00002B33" w:rsidP="00F76288">
                  <w:pPr>
                    <w:shd w:val="clear" w:color="auto" w:fill="FFFFFF" w:themeFill="background1"/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 xml:space="preserve">Підготовче відділення </w:t>
                  </w:r>
                </w:p>
                <w:p w:rsidR="00002B33" w:rsidRPr="00F2487F" w:rsidRDefault="00002B33" w:rsidP="00F76288">
                  <w:pPr>
                    <w:shd w:val="clear" w:color="auto" w:fill="FFFFFF" w:themeFill="background1"/>
                    <w:spacing w:line="192" w:lineRule="auto"/>
                    <w:rPr>
                      <w:rFonts w:ascii="Times New Roman" w:hAnsi="Times New Roman"/>
                      <w:i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 xml:space="preserve">«Відкритий щлях до вищої освіти» </w:t>
                  </w:r>
                </w:p>
                <w:p w:rsidR="00002B33" w:rsidRPr="00F2487F" w:rsidRDefault="00002B33" w:rsidP="00F76288">
                  <w:pPr>
                    <w:rPr>
                      <w:rFonts w:ascii="Times New Roman" w:hAnsi="Times New Roman"/>
                      <w:sz w:val="16"/>
                      <w:szCs w:val="16"/>
                      <w:lang w:val="en-US"/>
                    </w:rPr>
                  </w:pPr>
                </w:p>
              </w:txbxContent>
            </v:textbox>
          </v:rect>
        </w:pict>
      </w:r>
      <w:r w:rsidRPr="00370DAF">
        <w:rPr>
          <w:noProof/>
        </w:rPr>
        <w:pict>
          <v:rect id="_x0000_s1505" alt="" style="position:absolute;margin-left:512.65pt;margin-top:11.35pt;width:115.8pt;height:20pt;z-index:252869632;mso-wrap-edited:f;v-text-anchor:middle" strokeweight="1pt">
            <v:fill o:opacity2=".5" rotate="t" focus="-50%" type="gradient"/>
            <v:textbox style="mso-next-textbox:#_x0000_s1505" inset=".5mm,.3mm,.5mm,.3mm">
              <w:txbxContent>
                <w:p w:rsidR="00002B33" w:rsidRPr="00A02C60" w:rsidRDefault="00002B33" w:rsidP="00F76288">
                  <w:pPr>
                    <w:spacing w:line="192" w:lineRule="auto"/>
                    <w:outlineLvl w:val="0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A02C60">
                    <w:rPr>
                      <w:rFonts w:ascii="Times New Roman" w:hAnsi="Times New Roman"/>
                      <w:sz w:val="16"/>
                      <w:szCs w:val="16"/>
                    </w:rPr>
                    <w:t>С</w:t>
                  </w:r>
                  <w:r>
                    <w:rPr>
                      <w:rFonts w:ascii="Times New Roman" w:hAnsi="Times New Roman"/>
                      <w:sz w:val="16"/>
                      <w:szCs w:val="16"/>
                      <w:lang w:val="ru-RU"/>
                    </w:rPr>
                    <w:t>тудм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>і</w:t>
                  </w:r>
                  <w:r>
                    <w:rPr>
                      <w:rFonts w:ascii="Times New Roman" w:hAnsi="Times New Roman"/>
                      <w:sz w:val="16"/>
                      <w:szCs w:val="16"/>
                      <w:lang w:val="ru-RU"/>
                    </w:rPr>
                    <w:t xml:space="preserve">стечко </w:t>
                  </w:r>
                </w:p>
                <w:p w:rsidR="00002B33" w:rsidRPr="00A02C60" w:rsidRDefault="00002B33" w:rsidP="00F76288">
                  <w:pPr>
                    <w:spacing w:line="192" w:lineRule="auto"/>
                    <w:outlineLvl w:val="0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A02C60">
                    <w:rPr>
                      <w:rFonts w:ascii="Times New Roman" w:hAnsi="Times New Roman"/>
                      <w:sz w:val="16"/>
                      <w:szCs w:val="16"/>
                    </w:rPr>
                    <w:t>(</w:t>
                  </w:r>
                  <w:r>
                    <w:rPr>
                      <w:rFonts w:ascii="Times New Roman" w:hAnsi="Times New Roman"/>
                      <w:sz w:val="16"/>
                      <w:szCs w:val="16"/>
                      <w:lang w:val="ru-RU"/>
                    </w:rPr>
                    <w:t>с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>тудентські гуртожитки</w:t>
                  </w:r>
                  <w:r w:rsidRPr="00A02C60">
                    <w:rPr>
                      <w:rFonts w:ascii="Times New Roman" w:hAnsi="Times New Roman"/>
                      <w:sz w:val="16"/>
                      <w:szCs w:val="16"/>
                    </w:rPr>
                    <w:t>)</w:t>
                  </w:r>
                </w:p>
              </w:txbxContent>
            </v:textbox>
          </v:rect>
        </w:pict>
      </w:r>
    </w:p>
    <w:p w:rsidR="00F76288" w:rsidRPr="00746104" w:rsidRDefault="00370DAF" w:rsidP="00F76288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 w:rsidRPr="00370DAF">
        <w:rPr>
          <w:noProof/>
        </w:rPr>
        <w:pict>
          <v:shape id="_x0000_s1590" type="#_x0000_t32" alt="" style="position:absolute;margin-left:501pt;margin-top:8.95pt;width:11.9pt;height:.2pt;z-index:252956672;mso-wrap-edited:f" o:connectortype="straight">
            <v:stroke endarrow="block"/>
          </v:shape>
        </w:pict>
      </w:r>
    </w:p>
    <w:p w:rsidR="00F76288" w:rsidRPr="002050D8" w:rsidRDefault="00370DAF" w:rsidP="00F76288">
      <w:pPr>
        <w:pStyle w:val="a3"/>
        <w:tabs>
          <w:tab w:val="left" w:pos="3514"/>
        </w:tabs>
        <w:jc w:val="left"/>
        <w:rPr>
          <w:rFonts w:ascii="Times New Roman" w:hAnsi="Times New Roman"/>
          <w:b/>
          <w:sz w:val="28"/>
          <w:szCs w:val="28"/>
          <w:lang w:val="uk-UA"/>
        </w:rPr>
      </w:pPr>
      <w:r w:rsidRPr="00370DAF">
        <w:rPr>
          <w:rFonts w:ascii="Times New Roman" w:hAnsi="Times New Roman"/>
          <w:noProof/>
          <w:sz w:val="28"/>
          <w:szCs w:val="28"/>
        </w:rPr>
        <w:pict>
          <v:shape id="_x0000_s1588" type="#_x0000_t32" alt="" style="position:absolute;margin-left:263.75pt;margin-top:15.2pt;width:17.75pt;height:0;z-index:252954624;mso-wrap-edited:f" o:connectortype="straight">
            <v:stroke endarrow="block"/>
          </v:shape>
        </w:pict>
      </w:r>
      <w:r w:rsidRPr="00370DAF">
        <w:rPr>
          <w:noProof/>
        </w:rPr>
        <w:pict>
          <v:rect id="_x0000_s1514" alt="" style="position:absolute;margin-left:281.5pt;margin-top:8.25pt;width:204.05pt;height:13.7pt;z-index:252878848;mso-wrap-edited:f;v-text-anchor:middle" strokeweight="1pt">
            <v:fill o:opacity2=".5" rotate="t" focus="-50%" type="gradient"/>
            <v:textbox style="mso-next-textbox:#_x0000_s1514" inset=".5mm,.3mm,.5mm,.3mm">
              <w:txbxContent>
                <w:p w:rsidR="00002B33" w:rsidRPr="00A85696" w:rsidRDefault="00002B33" w:rsidP="00F76288">
                  <w:pPr>
                    <w:rPr>
                      <w:sz w:val="16"/>
                      <w:szCs w:val="16"/>
                    </w:rPr>
                  </w:pPr>
                  <w:r w:rsidRPr="00B12FBB">
                    <w:rPr>
                      <w:rFonts w:ascii="Times New Roman" w:hAnsi="Times New Roman"/>
                      <w:sz w:val="16"/>
                      <w:szCs w:val="16"/>
                    </w:rPr>
                    <w:t>Відділ охорони праці</w:t>
                  </w:r>
                </w:p>
              </w:txbxContent>
            </v:textbox>
          </v:rect>
        </w:pict>
      </w:r>
      <w:r w:rsidR="00F76288">
        <w:rPr>
          <w:rFonts w:ascii="Times New Roman" w:hAnsi="Times New Roman"/>
          <w:b/>
          <w:sz w:val="28"/>
          <w:szCs w:val="28"/>
          <w:lang w:val="uk-UA"/>
        </w:rPr>
        <w:tab/>
      </w:r>
    </w:p>
    <w:p w:rsidR="00F76288" w:rsidRPr="001F7884" w:rsidRDefault="00370DAF" w:rsidP="00F76288">
      <w:pPr>
        <w:pStyle w:val="a3"/>
        <w:ind w:left="-142"/>
        <w:jc w:val="left"/>
        <w:rPr>
          <w:rFonts w:ascii="Times New Roman" w:hAnsi="Times New Roman"/>
          <w:b/>
          <w:sz w:val="28"/>
          <w:szCs w:val="28"/>
          <w:lang w:val="uk-UA"/>
        </w:rPr>
      </w:pPr>
      <w:r w:rsidRPr="00370DAF">
        <w:rPr>
          <w:noProof/>
        </w:rPr>
        <w:pict>
          <v:rect id="_x0000_s1513" alt="" style="position:absolute;left:0;text-align:left;margin-left:281.6pt;margin-top:9.65pt;width:205.15pt;height:23.15pt;z-index:252877824;mso-wrap-edited:f;v-text-anchor:middle" strokeweight="1pt">
            <v:fill o:opacity2=".5" rotate="t" focus="-50%" type="gradient"/>
            <v:textbox style="mso-next-textbox:#_x0000_s1513" inset=".5mm,.3mm,.5mm,.3mm">
              <w:txbxContent>
                <w:p w:rsidR="00002B33" w:rsidRPr="00A85696" w:rsidRDefault="00002B33" w:rsidP="00F76288">
                  <w:pPr>
                    <w:rPr>
                      <w:sz w:val="16"/>
                      <w:szCs w:val="16"/>
                    </w:rPr>
                  </w:pPr>
                  <w:r w:rsidRPr="0047132F">
                    <w:rPr>
                      <w:rFonts w:ascii="Times New Roman" w:hAnsi="Times New Roman"/>
                      <w:sz w:val="16"/>
                      <w:szCs w:val="16"/>
                    </w:rPr>
                    <w:t>Відділ з питань надзвичайних ситуацій,  цивільного захисту населення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 xml:space="preserve"> та мобілізації</w:t>
                  </w:r>
                </w:p>
              </w:txbxContent>
            </v:textbox>
          </v:rect>
        </w:pict>
      </w:r>
      <w:r>
        <w:rPr>
          <w:rFonts w:ascii="Times New Roman" w:hAnsi="Times New Roman"/>
          <w:b/>
          <w:noProof/>
          <w:sz w:val="28"/>
          <w:szCs w:val="28"/>
        </w:rPr>
        <w:pict>
          <v:shape id="_x0000_s1599" type="#_x0000_t32" alt="" style="position:absolute;left:0;text-align:left;margin-left:134.3pt;margin-top:5.85pt;width:16.3pt;height:.05pt;z-index:252965888;mso-wrap-edited:f" o:connectortype="straight">
            <v:stroke endarrow="block"/>
          </v:shape>
        </w:pict>
      </w:r>
    </w:p>
    <w:p w:rsidR="00F76288" w:rsidRDefault="00370DAF" w:rsidP="00F76288">
      <w:pPr>
        <w:pStyle w:val="a3"/>
        <w:spacing w:line="192" w:lineRule="auto"/>
        <w:jc w:val="right"/>
        <w:rPr>
          <w:rFonts w:ascii="Times New Roman" w:hAnsi="Times New Roman"/>
          <w:lang w:val="uk-UA"/>
        </w:rPr>
      </w:pPr>
      <w:r>
        <w:rPr>
          <w:rFonts w:ascii="Times New Roman" w:hAnsi="Times New Roman"/>
          <w:noProof/>
        </w:rPr>
        <w:pict>
          <v:shape id="_x0000_s1611" type="#_x0000_t32" alt="" style="position:absolute;left:0;text-align:left;margin-left:263.55pt;margin-top:5.45pt;width:17.75pt;height:0;z-index:252978176;mso-wrap-edited:f" o:connectortype="straight">
            <v:stroke endarrow="block"/>
          </v:shape>
        </w:pict>
      </w:r>
    </w:p>
    <w:p w:rsidR="00F76288" w:rsidRDefault="00370DAF" w:rsidP="00F76288">
      <w:pPr>
        <w:rPr>
          <w:rFonts w:ascii="Times New Roman" w:hAnsi="Times New Roman"/>
        </w:rPr>
      </w:pPr>
      <w:r w:rsidRPr="00370DAF">
        <w:rPr>
          <w:noProof/>
        </w:rPr>
        <w:pict>
          <v:shape id="_x0000_s1561" type="#_x0000_t32" alt="" style="position:absolute;left:0;text-align:left;margin-left:379.05pt;margin-top:6.6pt;width:.1pt;height:6.5pt;z-index:252926976;mso-wrap-edited:f" o:connectortype="straight" strokeweight="1pt"/>
        </w:pict>
      </w:r>
    </w:p>
    <w:p w:rsidR="00F76288" w:rsidRDefault="00370DAF" w:rsidP="00F76288">
      <w:pPr>
        <w:pStyle w:val="a3"/>
        <w:spacing w:line="192" w:lineRule="auto"/>
        <w:jc w:val="right"/>
        <w:rPr>
          <w:rFonts w:ascii="Times New Roman" w:hAnsi="Times New Roman"/>
          <w:lang w:val="uk-UA"/>
        </w:rPr>
      </w:pPr>
      <w:r w:rsidRPr="00370DAF">
        <w:rPr>
          <w:noProof/>
        </w:rPr>
        <w:pict>
          <v:rect id="_x0000_s1502" alt="" style="position:absolute;left:0;text-align:left;margin-left:281.45pt;margin-top:.45pt;width:205.5pt;height:16.05pt;flip:y;z-index:252866560;mso-wrap-edited:f;v-text-anchor:middle" strokeweight="1pt">
            <v:fill rotate="t" focus="100%" type="gradient"/>
            <v:textbox style="mso-next-textbox:#_x0000_s1502" inset=".5mm,.3mm,.5mm,.3mm">
              <w:txbxContent>
                <w:p w:rsidR="00002B33" w:rsidRPr="00470003" w:rsidRDefault="00002B33" w:rsidP="00F76288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470003">
                    <w:rPr>
                      <w:rFonts w:ascii="Times New Roman" w:hAnsi="Times New Roman"/>
                      <w:sz w:val="16"/>
                      <w:szCs w:val="16"/>
                    </w:rPr>
                    <w:t>Служба військового обліку</w:t>
                  </w:r>
                </w:p>
              </w:txbxContent>
            </v:textbox>
          </v:rect>
        </w:pict>
      </w:r>
    </w:p>
    <w:p w:rsidR="00F76288" w:rsidRDefault="00F76288" w:rsidP="00F76288">
      <w:pPr>
        <w:pStyle w:val="a3"/>
        <w:spacing w:line="192" w:lineRule="auto"/>
        <w:jc w:val="right"/>
        <w:rPr>
          <w:rFonts w:ascii="Times New Roman" w:hAnsi="Times New Roman"/>
          <w:lang w:val="uk-UA"/>
        </w:rPr>
      </w:pPr>
    </w:p>
    <w:p w:rsidR="00F76288" w:rsidRDefault="00370DAF" w:rsidP="00F76288">
      <w:pPr>
        <w:pStyle w:val="a3"/>
        <w:spacing w:line="192" w:lineRule="auto"/>
        <w:jc w:val="both"/>
        <w:rPr>
          <w:rFonts w:ascii="Times New Roman" w:hAnsi="Times New Roman"/>
          <w:lang w:val="uk-UA"/>
        </w:rPr>
      </w:pPr>
      <w:r w:rsidRPr="00370DAF">
        <w:rPr>
          <w:noProof/>
          <w:lang w:val="uk-UA"/>
        </w:rPr>
        <w:pict>
          <v:rect id="_x0000_s1521" alt="" style="position:absolute;left:0;text-align:left;margin-left:281.6pt;margin-top:2.95pt;width:203.6pt;height:17pt;z-index:252886016;mso-wrap-edited:f;v-text-anchor:middle" strokeweight="1pt">
            <v:fill opacity=".5" o:opacity2=".5" rotate="t" focus="-50%" type="gradient"/>
            <v:textbox style="mso-next-textbox:#_x0000_s1521" inset=".5mm,.3mm,.5mm,.3mm">
              <w:txbxContent>
                <w:p w:rsidR="00002B33" w:rsidRPr="00246504" w:rsidRDefault="00002B33" w:rsidP="00F76288">
                  <w:pPr>
                    <w:rPr>
                      <w:rFonts w:ascii="Times New Roman" w:hAnsi="Times New Roman"/>
                      <w:sz w:val="16"/>
                      <w:szCs w:val="14"/>
                    </w:rPr>
                  </w:pPr>
                  <w:r w:rsidRPr="00246504">
                    <w:rPr>
                      <w:rFonts w:ascii="Times New Roman" w:hAnsi="Times New Roman"/>
                      <w:sz w:val="16"/>
                      <w:szCs w:val="14"/>
                    </w:rPr>
                    <w:t xml:space="preserve">Центр міжнародної </w:t>
                  </w:r>
                  <w:r>
                    <w:rPr>
                      <w:rFonts w:ascii="Times New Roman" w:hAnsi="Times New Roman"/>
                      <w:sz w:val="16"/>
                      <w:szCs w:val="14"/>
                    </w:rPr>
                    <w:t>освіти</w:t>
                  </w:r>
                </w:p>
                <w:p w:rsidR="00002B33" w:rsidRDefault="00002B33" w:rsidP="00F76288">
                  <w:pPr>
                    <w:rPr>
                      <w:rFonts w:ascii="Times New Roman" w:hAnsi="Times New Roman"/>
                      <w:sz w:val="16"/>
                      <w:szCs w:val="20"/>
                    </w:rPr>
                  </w:pPr>
                </w:p>
                <w:p w:rsidR="00002B33" w:rsidRPr="00846217" w:rsidRDefault="00002B33" w:rsidP="00F76288">
                  <w:pPr>
                    <w:rPr>
                      <w:rFonts w:ascii="Times New Roman" w:hAnsi="Times New Roman"/>
                      <w:sz w:val="16"/>
                      <w:szCs w:val="20"/>
                    </w:rPr>
                  </w:pPr>
                </w:p>
                <w:p w:rsidR="00002B33" w:rsidRPr="00846217" w:rsidRDefault="00002B33" w:rsidP="00F76288">
                  <w:pPr>
                    <w:rPr>
                      <w:szCs w:val="16"/>
                    </w:rPr>
                  </w:pPr>
                </w:p>
              </w:txbxContent>
            </v:textbox>
          </v:rect>
        </w:pict>
      </w:r>
    </w:p>
    <w:p w:rsidR="00CC3F2D" w:rsidRDefault="00370DAF" w:rsidP="00F76288">
      <w:pPr>
        <w:pStyle w:val="a3"/>
        <w:spacing w:line="192" w:lineRule="auto"/>
        <w:jc w:val="right"/>
        <w:rPr>
          <w:rFonts w:ascii="Times New Roman" w:hAnsi="Times New Roman"/>
          <w:lang w:val="uk-UA"/>
        </w:rPr>
      </w:pPr>
      <w:r>
        <w:rPr>
          <w:rFonts w:ascii="Times New Roman" w:hAnsi="Times New Roman"/>
          <w:noProof/>
        </w:rPr>
        <w:pict>
          <v:shape id="_x0000_s1616" type="#_x0000_t32" alt="" style="position:absolute;left:0;text-align:left;margin-left:263.05pt;margin-top:61.65pt;width:18.55pt;height:.05pt;z-index:252983296;mso-wrap-edited:f" o:connectortype="straight">
            <v:stroke endarrow="block"/>
          </v:shape>
        </w:pict>
      </w:r>
      <w:r w:rsidRPr="00370DAF">
        <w:rPr>
          <w:noProof/>
          <w:lang w:val="uk-UA"/>
        </w:rPr>
        <w:pict>
          <v:rect id="_x0000_s1610" alt="" style="position:absolute;left:0;text-align:left;margin-left:280.55pt;margin-top:16.7pt;width:205.5pt;height:22.95pt;flip:y;z-index:252977152;mso-wrap-edited:f;v-text-anchor:middle" strokeweight="1pt">
            <v:fill rotate="t" focus="100%" type="gradient"/>
            <v:textbox style="mso-next-textbox:#_x0000_s1610" inset=".5mm,.3mm,.5mm,.3mm">
              <w:txbxContent>
                <w:p w:rsidR="00002B33" w:rsidRPr="00470003" w:rsidRDefault="00002B33" w:rsidP="00F76288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>Уповноважений підрозділ з питань запобігання та виявлення корупції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shape id="_x0000_s1613" type="#_x0000_t32" alt="" style="position:absolute;left:0;text-align:left;margin-left:263.85pt;margin-top:26.75pt;width:16.7pt;height:.05pt;z-index:252980224;mso-wrap-edited:f" o:connectortype="straight">
            <v:stroke endarrow="block"/>
          </v:shape>
        </w:pict>
      </w:r>
      <w:r>
        <w:rPr>
          <w:rFonts w:ascii="Times New Roman" w:hAnsi="Times New Roman"/>
          <w:noProof/>
        </w:rPr>
        <w:pict>
          <v:shape id="_x0000_s1606" type="#_x0000_t32" alt="" style="position:absolute;left:0;text-align:left;margin-left:262.75pt;margin-top:1.45pt;width:18.55pt;height:.05pt;z-index:252973056;mso-wrap-edited:f" o:connectortype="straight">
            <v:stroke endarrow="block"/>
          </v:shape>
        </w:pict>
      </w:r>
      <w:r>
        <w:rPr>
          <w:rFonts w:ascii="Times New Roman" w:hAnsi="Times New Roman"/>
          <w:noProof/>
        </w:rPr>
        <w:pict>
          <v:rect id="_x0000_s1604" alt="" style="position:absolute;left:0;text-align:left;margin-left:281.05pt;margin-top:44.4pt;width:204.45pt;height:35.5pt;z-index:252971008;mso-wrap-edited:f;v-text-anchor:middle" strokeweight="1pt">
            <v:fill opacity="13107f" o:opacity2="26214f" rotate="t" focus="-50%" type="gradient"/>
            <v:stroke dashstyle="dash"/>
            <v:textbox style="mso-next-textbox:#_x0000_s1604">
              <w:txbxContent>
                <w:p w:rsidR="00002B33" w:rsidRDefault="00002B33" w:rsidP="00F76288">
                  <w:pPr>
                    <w:rPr>
                      <w:rFonts w:ascii="Times New Roman" w:hAnsi="Times New Roman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>Структурні підрозділи, органи  управління, комісії тощо (у межах діяльності «Skovoroda associations»)</w:t>
                  </w:r>
                </w:p>
                <w:p w:rsidR="00002B33" w:rsidRPr="00F2487F" w:rsidRDefault="00002B33" w:rsidP="00F76288">
                  <w:pPr>
                    <w:shd w:val="clear" w:color="auto" w:fill="FFFFFF" w:themeFill="background1"/>
                    <w:spacing w:line="192" w:lineRule="auto"/>
                    <w:rPr>
                      <w:rFonts w:ascii="Times New Roman" w:hAnsi="Times New Roman"/>
                      <w:i/>
                      <w:sz w:val="16"/>
                      <w:szCs w:val="16"/>
                      <w:lang w:val="en-US"/>
                    </w:rPr>
                  </w:pPr>
                  <w:r w:rsidRPr="00A96166"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 xml:space="preserve">Додаток </w:t>
                  </w:r>
                  <w:r>
                    <w:rPr>
                      <w:rFonts w:ascii="Times New Roman" w:hAnsi="Times New Roman"/>
                      <w:i/>
                      <w:sz w:val="16"/>
                      <w:szCs w:val="16"/>
                      <w:lang w:val="en-US"/>
                    </w:rPr>
                    <w:t>3</w:t>
                  </w:r>
                </w:p>
                <w:p w:rsidR="00002B33" w:rsidRPr="00F2487F" w:rsidRDefault="00002B33" w:rsidP="00F76288">
                  <w:pPr>
                    <w:rPr>
                      <w:rFonts w:ascii="Times New Roman" w:hAnsi="Times New Roman"/>
                      <w:sz w:val="16"/>
                      <w:szCs w:val="16"/>
                      <w:lang w:val="en-US"/>
                    </w:rPr>
                  </w:pPr>
                </w:p>
              </w:txbxContent>
            </v:textbox>
          </v:rect>
        </w:pict>
      </w:r>
      <w:r w:rsidR="00F76288">
        <w:rPr>
          <w:rFonts w:ascii="Times New Roman" w:hAnsi="Times New Roman"/>
          <w:lang w:val="uk-UA"/>
        </w:rPr>
        <w:br w:type="page"/>
      </w:r>
    </w:p>
    <w:p w:rsidR="00CB623E" w:rsidRPr="005738A3" w:rsidRDefault="00047D0F" w:rsidP="00140A98">
      <w:pPr>
        <w:pStyle w:val="a3"/>
        <w:tabs>
          <w:tab w:val="left" w:pos="4608"/>
          <w:tab w:val="right" w:pos="15562"/>
        </w:tabs>
        <w:jc w:val="right"/>
        <w:rPr>
          <w:rFonts w:ascii="Times New Roman" w:hAnsi="Times New Roman"/>
          <w:sz w:val="16"/>
          <w:szCs w:val="16"/>
          <w:lang w:val="uk-UA"/>
        </w:rPr>
      </w:pPr>
      <w:r>
        <w:rPr>
          <w:rFonts w:ascii="Times New Roman" w:hAnsi="Times New Roman"/>
          <w:lang w:val="uk-UA"/>
        </w:rPr>
        <w:tab/>
      </w:r>
      <w:r w:rsidR="00CB623E" w:rsidRPr="005738A3">
        <w:rPr>
          <w:rFonts w:ascii="Times New Roman" w:hAnsi="Times New Roman"/>
          <w:sz w:val="16"/>
          <w:szCs w:val="16"/>
          <w:lang w:val="uk-UA"/>
        </w:rPr>
        <w:t>Додаток</w:t>
      </w:r>
      <w:r w:rsidR="001D5BF2">
        <w:rPr>
          <w:rFonts w:ascii="Times New Roman" w:hAnsi="Times New Roman"/>
          <w:sz w:val="16"/>
          <w:szCs w:val="16"/>
          <w:lang w:val="uk-UA"/>
        </w:rPr>
        <w:t xml:space="preserve"> 1</w:t>
      </w:r>
    </w:p>
    <w:p w:rsidR="00CB623E" w:rsidRPr="00CB623E" w:rsidRDefault="00370DAF" w:rsidP="00CB623E">
      <w:pPr>
        <w:pStyle w:val="a3"/>
        <w:jc w:val="right"/>
        <w:rPr>
          <w:rFonts w:ascii="Times New Roman" w:hAnsi="Times New Roman"/>
          <w:sz w:val="16"/>
          <w:szCs w:val="16"/>
          <w:lang w:val="uk-UA"/>
        </w:rPr>
      </w:pPr>
      <w:r w:rsidRPr="00370DAF">
        <w:rPr>
          <w:noProof/>
        </w:rPr>
        <w:pict>
          <v:rect id="_x0000_s1245" alt="" style="position:absolute;left:0;text-align:left;margin-left:204.1pt;margin-top:5.3pt;width:141.75pt;height:27pt;z-index:252539904;mso-wrap-edited:f;v-text-anchor:middle" strokeweight="1pt">
            <v:fill opacity="13107f" o:opacity2="19661f" rotate="t" focus="-50%" type="gradient"/>
            <v:textbox style="mso-next-textbox:#_x0000_s1245" inset=",.3mm,,.3mm">
              <w:txbxContent>
                <w:p w:rsidR="00002B33" w:rsidRPr="00513AA7" w:rsidRDefault="00002B33" w:rsidP="00450F3A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513AA7">
                    <w:rPr>
                      <w:rFonts w:ascii="Times New Roman" w:hAnsi="Times New Roman"/>
                      <w:sz w:val="16"/>
                      <w:szCs w:val="16"/>
                    </w:rPr>
                    <w:t>Кафедра української літератури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 xml:space="preserve"> та журналістики</w:t>
                  </w:r>
                  <w:r w:rsidRPr="00513AA7">
                    <w:rPr>
                      <w:rFonts w:ascii="Times New Roman" w:hAnsi="Times New Roman"/>
                      <w:sz w:val="16"/>
                      <w:szCs w:val="16"/>
                    </w:rPr>
                    <w:t xml:space="preserve"> імені професора Леоніда Ушкалова</w:t>
                  </w:r>
                </w:p>
              </w:txbxContent>
            </v:textbox>
          </v:rect>
        </w:pict>
      </w:r>
      <w:r w:rsidR="00CB623E" w:rsidRPr="005738A3">
        <w:rPr>
          <w:rFonts w:ascii="Times New Roman" w:hAnsi="Times New Roman"/>
          <w:sz w:val="16"/>
          <w:szCs w:val="16"/>
          <w:lang w:val="uk-UA"/>
        </w:rPr>
        <w:t>до організаційно-структурної схеми</w:t>
      </w:r>
    </w:p>
    <w:p w:rsidR="00CB623E" w:rsidRDefault="00370DAF" w:rsidP="00CB623E">
      <w:pPr>
        <w:pStyle w:val="a3"/>
        <w:tabs>
          <w:tab w:val="left" w:pos="4608"/>
          <w:tab w:val="right" w:pos="15562"/>
        </w:tabs>
        <w:jc w:val="both"/>
        <w:rPr>
          <w:rFonts w:ascii="Times New Roman" w:hAnsi="Times New Roman"/>
          <w:sz w:val="16"/>
          <w:szCs w:val="16"/>
          <w:lang w:val="uk-UA"/>
        </w:rPr>
      </w:pPr>
      <w:r w:rsidRPr="00370DAF">
        <w:rPr>
          <w:noProof/>
        </w:rPr>
        <w:pict>
          <v:shape id="_x0000_s1239" type="#_x0000_t32" alt="" style="position:absolute;left:0;text-align:left;margin-left:166.35pt;margin-top:7.9pt;width:37.75pt;height:42.35pt;flip:y;z-index:252552192;mso-wrap-edited:f" o:connectortype="straight">
            <v:stroke endarrow="block"/>
          </v:shape>
        </w:pict>
      </w:r>
    </w:p>
    <w:p w:rsidR="00CB623E" w:rsidRDefault="00CB623E" w:rsidP="00CB623E">
      <w:pPr>
        <w:pStyle w:val="a3"/>
        <w:tabs>
          <w:tab w:val="left" w:pos="4608"/>
          <w:tab w:val="right" w:pos="15562"/>
        </w:tabs>
        <w:jc w:val="both"/>
        <w:rPr>
          <w:rFonts w:ascii="Times New Roman" w:hAnsi="Times New Roman"/>
          <w:sz w:val="16"/>
          <w:szCs w:val="16"/>
          <w:lang w:val="uk-UA"/>
        </w:rPr>
      </w:pPr>
    </w:p>
    <w:p w:rsidR="00CC3F2D" w:rsidRDefault="00CB623E" w:rsidP="00CB623E">
      <w:pPr>
        <w:pStyle w:val="a3"/>
        <w:tabs>
          <w:tab w:val="left" w:pos="4608"/>
          <w:tab w:val="right" w:pos="15562"/>
        </w:tabs>
        <w:jc w:val="both"/>
        <w:rPr>
          <w:rFonts w:ascii="Times New Roman" w:hAnsi="Times New Roman"/>
          <w:sz w:val="16"/>
          <w:szCs w:val="16"/>
          <w:lang w:val="uk-UA"/>
        </w:rPr>
      </w:pPr>
      <w:r>
        <w:rPr>
          <w:rFonts w:ascii="Times New Roman" w:hAnsi="Times New Roman"/>
          <w:sz w:val="16"/>
          <w:szCs w:val="16"/>
          <w:lang w:val="uk-UA"/>
        </w:rPr>
        <w:tab/>
      </w:r>
      <w:r w:rsidR="00047D0F">
        <w:rPr>
          <w:rFonts w:ascii="Times New Roman" w:hAnsi="Times New Roman"/>
          <w:sz w:val="16"/>
          <w:szCs w:val="16"/>
          <w:lang w:val="uk-UA"/>
        </w:rPr>
        <w:tab/>
      </w:r>
    </w:p>
    <w:p w:rsidR="00CC3F2D" w:rsidRDefault="00370DAF" w:rsidP="003C051B">
      <w:pPr>
        <w:pStyle w:val="a3"/>
        <w:jc w:val="right"/>
        <w:rPr>
          <w:rFonts w:ascii="Times New Roman" w:hAnsi="Times New Roman"/>
          <w:sz w:val="16"/>
          <w:szCs w:val="16"/>
          <w:lang w:val="uk-UA"/>
        </w:rPr>
      </w:pPr>
      <w:r w:rsidRPr="00370DAF">
        <w:rPr>
          <w:noProof/>
        </w:rPr>
        <w:pict>
          <v:rect id="_x0000_s1238" alt="" style="position:absolute;left:0;text-align:left;margin-left:203.7pt;margin-top:4.65pt;width:141.35pt;height:25.6pt;z-index:252538880;mso-wrap-edited:f" strokeweight="1pt">
            <v:fill opacity="13107f" o:opacity2="19661f" rotate="t" focus="-50%" type="gradient"/>
            <v:textbox style="mso-next-textbox:#_x0000_s1238">
              <w:txbxContent>
                <w:p w:rsidR="00002B33" w:rsidRPr="00513AA7" w:rsidRDefault="00002B33" w:rsidP="00450F3A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513AA7">
                    <w:rPr>
                      <w:rFonts w:ascii="Times New Roman" w:hAnsi="Times New Roman"/>
                      <w:sz w:val="16"/>
                      <w:szCs w:val="16"/>
                    </w:rPr>
                    <w:t>Кафедра української мови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 xml:space="preserve"> імені професора Л. А. Лисиченко</w:t>
                  </w:r>
                </w:p>
              </w:txbxContent>
            </v:textbox>
          </v:rect>
        </w:pict>
      </w:r>
    </w:p>
    <w:p w:rsidR="00CC3F2D" w:rsidRDefault="00370DAF" w:rsidP="003C051B">
      <w:pPr>
        <w:pStyle w:val="a3"/>
        <w:jc w:val="right"/>
        <w:rPr>
          <w:rFonts w:ascii="Times New Roman" w:hAnsi="Times New Roman"/>
          <w:sz w:val="16"/>
          <w:szCs w:val="16"/>
          <w:lang w:val="uk-UA"/>
        </w:rPr>
      </w:pPr>
      <w:r w:rsidRPr="00370DAF">
        <w:rPr>
          <w:noProof/>
        </w:rPr>
        <w:pict>
          <v:rect id="_x0000_s1236" alt="" style="position:absolute;left:0;text-align:left;margin-left:15.25pt;margin-top:-.2pt;width:150.3pt;height:29.75pt;z-index:252536832;mso-wrap-edited:f;v-text-anchor:middle" strokeweight="2.25pt">
            <v:fill opacity="13107f" o:opacity2="19661f" rotate="t" focus="-50%" type="gradient"/>
            <v:textbox style="mso-next-textbox:#_x0000_s1236" inset=",.3mm,,.3mm">
              <w:txbxContent>
                <w:p w:rsidR="00002B33" w:rsidRDefault="00002B33" w:rsidP="00C70613">
                  <w:pPr>
                    <w:spacing w:line="192" w:lineRule="auto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sz w:val="18"/>
                      <w:szCs w:val="18"/>
                    </w:rPr>
                    <w:t xml:space="preserve">Навчально-науковий інститут української філології </w:t>
                  </w:r>
                </w:p>
                <w:p w:rsidR="00002B33" w:rsidRPr="00640015" w:rsidRDefault="00002B33" w:rsidP="00C70613">
                  <w:pPr>
                    <w:spacing w:line="192" w:lineRule="auto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sz w:val="18"/>
                      <w:szCs w:val="18"/>
                    </w:rPr>
                    <w:t xml:space="preserve">імені Г.Ф. </w:t>
                  </w:r>
                  <w:proofErr w:type="spellStart"/>
                  <w:r>
                    <w:rPr>
                      <w:rFonts w:ascii="Times New Roman" w:hAnsi="Times New Roman"/>
                      <w:sz w:val="18"/>
                      <w:szCs w:val="18"/>
                    </w:rPr>
                    <w:t>Квітки-Основ’яненка</w:t>
                  </w:r>
                  <w:proofErr w:type="spellEnd"/>
                </w:p>
                <w:p w:rsidR="00002B33" w:rsidRPr="00B36FAB" w:rsidRDefault="00002B33" w:rsidP="00B36FAB">
                  <w:pPr>
                    <w:rPr>
                      <w:szCs w:val="18"/>
                    </w:rPr>
                  </w:pPr>
                </w:p>
              </w:txbxContent>
            </v:textbox>
          </v:rect>
        </w:pict>
      </w:r>
      <w:r w:rsidRPr="00370DAF">
        <w:rPr>
          <w:noProof/>
        </w:rPr>
        <w:pict>
          <v:rect id="_x0000_s1244" alt="" style="position:absolute;left:0;text-align:left;margin-left:590.55pt;margin-top:-.2pt;width:149.65pt;height:21.25pt;z-index:252540928;mso-wrap-edited:f;v-text-anchor:middle" strokeweight="2.25pt">
            <v:fill opacity="13107f" o:opacity2="19661f" rotate="t" focus="-50%" type="gradient"/>
            <v:textbox style="mso-next-textbox:#_x0000_s1244" inset=".5mm,.3mm,.5mm,.3mm">
              <w:txbxContent>
                <w:p w:rsidR="00002B33" w:rsidRPr="00640015" w:rsidRDefault="00002B33" w:rsidP="00450F3A">
                  <w:pPr>
                    <w:spacing w:line="192" w:lineRule="auto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640015">
                    <w:rPr>
                      <w:rFonts w:ascii="Times New Roman" w:hAnsi="Times New Roman"/>
                      <w:sz w:val="18"/>
                      <w:szCs w:val="18"/>
                    </w:rPr>
                    <w:t>Факультет початкового навчання</w:t>
                  </w:r>
                </w:p>
              </w:txbxContent>
            </v:textbox>
          </v:rect>
        </w:pict>
      </w:r>
    </w:p>
    <w:p w:rsidR="00CC3F2D" w:rsidRDefault="00370DAF" w:rsidP="003C051B">
      <w:pPr>
        <w:pStyle w:val="a3"/>
        <w:jc w:val="right"/>
        <w:rPr>
          <w:rFonts w:ascii="Times New Roman" w:hAnsi="Times New Roman"/>
          <w:sz w:val="16"/>
          <w:szCs w:val="16"/>
          <w:lang w:val="uk-UA"/>
        </w:rPr>
      </w:pPr>
      <w:r w:rsidRPr="00370DAF">
        <w:rPr>
          <w:noProof/>
        </w:rPr>
        <w:pict>
          <v:shape id="_x0000_s1233" type="#_x0000_t32" alt="" style="position:absolute;left:0;text-align:left;margin-left:166.35pt;margin-top:4.25pt;width:37.35pt;height:70pt;z-index:252553216;mso-wrap-edited:f" o:connectortype="straight">
            <v:stroke endarrow="block"/>
          </v:shape>
        </w:pict>
      </w:r>
      <w:r w:rsidRPr="00370DAF">
        <w:rPr>
          <w:noProof/>
        </w:rPr>
        <w:pict>
          <v:shape id="_x0000_s1234" type="#_x0000_t32" alt="" style="position:absolute;left:0;text-align:left;margin-left:166.75pt;margin-top:4.25pt;width:36.95pt;height:31.2pt;z-index:252546048;mso-wrap-edited:f" o:connectortype="straight">
            <v:stroke endarrow="block"/>
          </v:shape>
        </w:pict>
      </w:r>
      <w:r w:rsidRPr="00370DAF">
        <w:rPr>
          <w:noProof/>
        </w:rPr>
        <w:pict>
          <v:shape id="_x0000_s1237" type="#_x0000_t32" alt="" style="position:absolute;left:0;text-align:left;margin-left:165.15pt;margin-top:.8pt;width:39.75pt;height:3.45pt;flip:y;z-index:252545024;mso-wrap-edited:f" o:connectortype="straight">
            <v:stroke endarrow="block"/>
          </v:shape>
        </w:pict>
      </w:r>
      <w:r w:rsidRPr="00370DAF">
        <w:rPr>
          <w:noProof/>
        </w:rPr>
        <w:pict>
          <v:shape id="_x0000_s1243" type="#_x0000_t32" alt="" style="position:absolute;left:0;text-align:left;margin-left:565.85pt;margin-top:.8pt;width:24.55pt;height:86.75pt;flip:x;z-index:252549120;mso-wrap-edited:f" o:connectortype="straight">
            <v:stroke endarrow="block"/>
          </v:shape>
        </w:pict>
      </w:r>
      <w:r w:rsidRPr="00370DAF">
        <w:rPr>
          <w:noProof/>
        </w:rPr>
        <w:pict>
          <v:shape id="_x0000_s1242" type="#_x0000_t32" alt="" style="position:absolute;left:0;text-align:left;margin-left:565.85pt;margin-top:.8pt;width:24.55pt;height:58.15pt;flip:x;z-index:252548096;mso-wrap-edited:f" o:connectortype="straight">
            <v:stroke endarrow="block"/>
          </v:shape>
        </w:pict>
      </w:r>
      <w:r w:rsidRPr="00370DAF">
        <w:rPr>
          <w:noProof/>
        </w:rPr>
        <w:pict>
          <v:shape id="_x0000_s1241" type="#_x0000_t32" alt="" style="position:absolute;left:0;text-align:left;margin-left:565.85pt;margin-top:.8pt;width:24.55pt;height:19.25pt;flip:x;z-index:252547072;mso-wrap-edited:f" o:connectortype="straight">
            <v:stroke endarrow="block"/>
          </v:shape>
        </w:pict>
      </w:r>
      <w:r w:rsidRPr="00370DAF">
        <w:rPr>
          <w:noProof/>
        </w:rPr>
        <w:pict>
          <v:rect id="_x0000_s1240" alt="" style="position:absolute;left:0;text-align:left;margin-left:424.1pt;margin-top:4.25pt;width:141.75pt;height:31.2pt;z-index:252542976;mso-wrap-edited:f;v-text-anchor:middle" strokeweight="1pt">
            <v:fill opacity="13107f" o:opacity2="19661f" rotate="t" focus="-50%" type="gradient"/>
            <v:textbox style="mso-next-textbox:#_x0000_s1240" inset=".5mm,.3mm,.5mm,.3mm">
              <w:txbxContent>
                <w:p w:rsidR="00002B33" w:rsidRPr="00BE494D" w:rsidRDefault="00002B33" w:rsidP="00450F3A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BE494D">
                    <w:rPr>
                      <w:rFonts w:ascii="Times New Roman" w:hAnsi="Times New Roman"/>
                      <w:sz w:val="16"/>
                      <w:szCs w:val="16"/>
                    </w:rPr>
                    <w:t>Кафедра теорії і методики викладання філологічних дисциплін у дошкільній,початковій і спеціальній освіті</w:t>
                  </w:r>
                </w:p>
              </w:txbxContent>
            </v:textbox>
          </v:rect>
        </w:pict>
      </w:r>
    </w:p>
    <w:p w:rsidR="00CC3F2D" w:rsidRPr="005738A3" w:rsidRDefault="00CC3F2D" w:rsidP="003C051B">
      <w:pPr>
        <w:pStyle w:val="a3"/>
        <w:jc w:val="right"/>
        <w:rPr>
          <w:rFonts w:ascii="Times New Roman" w:hAnsi="Times New Roman"/>
          <w:sz w:val="16"/>
          <w:szCs w:val="16"/>
          <w:lang w:val="uk-UA"/>
        </w:rPr>
      </w:pPr>
    </w:p>
    <w:p w:rsidR="00450F3A" w:rsidRPr="00CB623E" w:rsidRDefault="00370DAF" w:rsidP="00450F3A">
      <w:pPr>
        <w:pStyle w:val="a3"/>
        <w:spacing w:line="192" w:lineRule="auto"/>
        <w:jc w:val="both"/>
        <w:rPr>
          <w:lang w:val="uk-UA"/>
        </w:rPr>
      </w:pPr>
      <w:r>
        <w:rPr>
          <w:noProof/>
        </w:rPr>
        <w:pict>
          <v:rect id="_x0000_s1231" alt="" style="position:absolute;left:0;text-align:left;margin-left:203.3pt;margin-top:1.95pt;width:141.75pt;height:25.5pt;z-index:252537856;mso-wrap-edited:f" fillcolor="#fffbff" strokeweight="1pt">
            <v:fill opacity="13107f" o:opacity2="19661f" rotate="t" focus="-50%" type="gradient"/>
            <v:textbox style="mso-next-textbox:#_x0000_s1231" inset=",.3mm,,.3mm">
              <w:txbxContent>
                <w:p w:rsidR="00002B33" w:rsidRDefault="00002B33" w:rsidP="00450F3A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513AA7">
                    <w:rPr>
                      <w:rFonts w:ascii="Times New Roman" w:hAnsi="Times New Roman"/>
                      <w:sz w:val="16"/>
                      <w:szCs w:val="16"/>
                    </w:rPr>
                    <w:t>Кафедра українознавства і лінгводидактики</w:t>
                  </w:r>
                </w:p>
                <w:p w:rsidR="00002B33" w:rsidRPr="00513AA7" w:rsidRDefault="00002B33" w:rsidP="00450F3A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 xml:space="preserve"> імені професора О.Г. Муромцевої</w:t>
                  </w:r>
                </w:p>
              </w:txbxContent>
            </v:textbox>
          </v:rect>
        </w:pict>
      </w:r>
    </w:p>
    <w:p w:rsidR="00450F3A" w:rsidRDefault="00450F3A" w:rsidP="00450F3A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450F3A" w:rsidRDefault="00370DAF" w:rsidP="00450F3A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  <w:r w:rsidRPr="00370DAF">
        <w:rPr>
          <w:noProof/>
        </w:rPr>
        <w:pict>
          <v:rect id="_x0000_s1235" alt="" style="position:absolute;left:0;text-align:left;margin-left:424.1pt;margin-top:4.7pt;width:141.75pt;height:31.2pt;z-index:252541952;mso-wrap-edited:f;v-text-anchor:middle" strokeweight="1pt">
            <v:fill opacity="13107f" o:opacity2="19661f" rotate="t" focus="-50%" type="gradient"/>
            <v:textbox style="mso-next-textbox:#_x0000_s1235" inset=".5mm,.3mm,.5mm,.3mm">
              <w:txbxContent>
                <w:p w:rsidR="00002B33" w:rsidRPr="00BE494D" w:rsidRDefault="00002B33" w:rsidP="00450F3A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BE494D">
                    <w:rPr>
                      <w:rFonts w:ascii="Times New Roman" w:hAnsi="Times New Roman"/>
                      <w:sz w:val="16"/>
                      <w:szCs w:val="16"/>
                    </w:rPr>
                    <w:t>Кафедра теорії і методики викладання природничо-математичних дисциплін у дошкільній, початковій і спеціальній освіті</w:t>
                  </w:r>
                </w:p>
              </w:txbxContent>
            </v:textbox>
          </v:rect>
        </w:pict>
      </w:r>
    </w:p>
    <w:p w:rsidR="00450F3A" w:rsidRDefault="00450F3A" w:rsidP="00450F3A">
      <w:pPr>
        <w:pStyle w:val="a3"/>
        <w:spacing w:line="192" w:lineRule="auto"/>
        <w:jc w:val="both"/>
        <w:rPr>
          <w:rFonts w:ascii="Times New Roman" w:hAnsi="Times New Roman"/>
          <w:sz w:val="20"/>
          <w:szCs w:val="20"/>
          <w:lang w:val="uk-UA"/>
        </w:rPr>
      </w:pPr>
    </w:p>
    <w:p w:rsidR="00450F3A" w:rsidRDefault="00370DAF" w:rsidP="00450F3A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  <w:r w:rsidRPr="00370DAF">
        <w:rPr>
          <w:noProof/>
        </w:rPr>
        <w:pict>
          <v:rect id="_x0000_s1230" alt="" style="position:absolute;left:0;text-align:left;margin-left:203.3pt;margin-top:.7pt;width:141.75pt;height:33.55pt;z-index:252550144;mso-wrap-edited:f;v-text-anchor:middle" strokeweight="1pt">
            <v:fill opacity="13107f" o:opacity2="19661f" rotate="t" focus="-50%" type="gradient"/>
            <v:textbox style="mso-next-textbox:#_x0000_s1230" inset=".5mm,.3mm,.5mm,.3mm">
              <w:txbxContent>
                <w:p w:rsidR="00002B33" w:rsidRDefault="00002B33" w:rsidP="00450F3A">
                  <w:pPr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1462E3">
                    <w:rPr>
                      <w:rFonts w:ascii="Times New Roman" w:hAnsi="Times New Roman"/>
                      <w:sz w:val="16"/>
                      <w:szCs w:val="16"/>
                    </w:rPr>
                    <w:t>Кафедра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 xml:space="preserve"> теорії і практики англійської мови та </w:t>
                  </w:r>
                  <w:r w:rsidRPr="001462E3">
                    <w:rPr>
                      <w:rFonts w:ascii="Times New Roman" w:hAnsi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>зарубіжно</w:t>
                  </w:r>
                  <w:r w:rsidRPr="001462E3">
                    <w:rPr>
                      <w:rFonts w:ascii="Times New Roman" w:hAnsi="Times New Roman"/>
                      <w:sz w:val="16"/>
                      <w:szCs w:val="16"/>
                    </w:rPr>
                    <w:t>ї літератури</w:t>
                  </w:r>
                </w:p>
                <w:p w:rsidR="00002B33" w:rsidRPr="001462E3" w:rsidRDefault="00002B33" w:rsidP="00450F3A">
                  <w:pPr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 xml:space="preserve"> імені професора Михайла Гетманця</w:t>
                  </w:r>
                </w:p>
              </w:txbxContent>
            </v:textbox>
          </v:rect>
        </w:pict>
      </w:r>
    </w:p>
    <w:p w:rsidR="00450F3A" w:rsidRDefault="00450F3A" w:rsidP="00450F3A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450F3A" w:rsidRDefault="00370DAF" w:rsidP="00450F3A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  <w:r w:rsidRPr="00370DAF">
        <w:rPr>
          <w:noProof/>
        </w:rPr>
        <w:pict>
          <v:rect id="_x0000_s1229" alt="" style="position:absolute;left:0;text-align:left;margin-left:424.1pt;margin-top:8pt;width:141.75pt;height:18.45pt;z-index:252492800;mso-wrap-edited:f;v-text-anchor:middle" strokeweight="1pt">
            <v:fill opacity="13107f" o:opacity2="19661f" rotate="t" focus="-50%" type="gradient"/>
            <v:textbox style="mso-next-textbox:#_x0000_s1229" inset=".5mm,.3mm,.5mm,.3mm">
              <w:txbxContent>
                <w:p w:rsidR="00002B33" w:rsidRPr="00BE494D" w:rsidRDefault="00002B33" w:rsidP="00450F3A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BE494D">
                    <w:rPr>
                      <w:rFonts w:ascii="Times New Roman" w:hAnsi="Times New Roman"/>
                      <w:sz w:val="16"/>
                      <w:szCs w:val="16"/>
                    </w:rPr>
                    <w:t>Кафедра початкової і професійної освіти</w:t>
                  </w:r>
                </w:p>
              </w:txbxContent>
            </v:textbox>
          </v:rect>
        </w:pict>
      </w:r>
    </w:p>
    <w:p w:rsidR="00450F3A" w:rsidRDefault="00450F3A" w:rsidP="00450F3A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450F3A" w:rsidRPr="005738A3" w:rsidRDefault="00450F3A" w:rsidP="00450F3A">
      <w:pPr>
        <w:pStyle w:val="a3"/>
        <w:jc w:val="right"/>
        <w:rPr>
          <w:rFonts w:ascii="Times New Roman" w:hAnsi="Times New Roman"/>
          <w:sz w:val="16"/>
          <w:szCs w:val="16"/>
          <w:lang w:val="uk-UA"/>
        </w:rPr>
      </w:pPr>
    </w:p>
    <w:p w:rsidR="00450F3A" w:rsidRPr="005738A3" w:rsidRDefault="00370DAF" w:rsidP="00450F3A">
      <w:pPr>
        <w:pStyle w:val="a3"/>
        <w:jc w:val="right"/>
        <w:rPr>
          <w:rFonts w:ascii="Times New Roman" w:hAnsi="Times New Roman"/>
          <w:sz w:val="16"/>
          <w:szCs w:val="16"/>
          <w:lang w:val="uk-UA"/>
        </w:rPr>
      </w:pPr>
      <w:r w:rsidRPr="00370DAF">
        <w:rPr>
          <w:noProof/>
        </w:rPr>
        <w:pict>
          <v:rect id="_x0000_s1228" alt="" style="position:absolute;left:0;text-align:left;margin-left:610.7pt;margin-top:9.1pt;width:149.65pt;height:24.2pt;z-index:252484608;mso-wrap-edited:f;v-text-anchor:middle" strokeweight="2.25pt">
            <v:fill opacity="13107f" o:opacity2="19661f" rotate="t" focus="-50%" type="gradient"/>
            <v:textbox style="mso-next-textbox:#_x0000_s1228" inset=".5mm,.3mm,.5mm,.3mm">
              <w:txbxContent>
                <w:p w:rsidR="00002B33" w:rsidRPr="004E2435" w:rsidRDefault="00002B33" w:rsidP="00450F3A">
                  <w:pPr>
                    <w:spacing w:line="192" w:lineRule="auto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sz w:val="18"/>
                      <w:szCs w:val="18"/>
                    </w:rPr>
                    <w:t>Навчально-науковий інститут спеціальної освіти та інклюзії</w:t>
                  </w:r>
                </w:p>
              </w:txbxContent>
            </v:textbox>
          </v:rect>
        </w:pict>
      </w:r>
    </w:p>
    <w:p w:rsidR="00450F3A" w:rsidRDefault="00370DAF" w:rsidP="00450F3A">
      <w:pPr>
        <w:pStyle w:val="a3"/>
        <w:jc w:val="left"/>
        <w:rPr>
          <w:rFonts w:ascii="Times New Roman" w:hAnsi="Times New Roman"/>
          <w:lang w:val="uk-UA"/>
        </w:rPr>
      </w:pPr>
      <w:r w:rsidRPr="00370DAF">
        <w:rPr>
          <w:noProof/>
        </w:rPr>
        <w:pict>
          <v:shape id="_x0000_s1224" type="#_x0000_t32" alt="" style="position:absolute;margin-left:565.6pt;margin-top:9.7pt;width:45.1pt;height:104.35pt;flip:x;z-index:252523520;mso-wrap-edited:f" o:connectortype="straight">
            <v:stroke endarrow="block"/>
          </v:shape>
        </w:pict>
      </w:r>
      <w:r w:rsidRPr="00370DAF">
        <w:rPr>
          <w:noProof/>
        </w:rPr>
        <w:pict>
          <v:shape id="_x0000_s1223" type="#_x0000_t32" alt="" style="position:absolute;margin-left:566.2pt;margin-top:6.5pt;width:43.7pt;height:81.4pt;flip:x;z-index:252522496;mso-wrap-edited:f" o:connectortype="straight">
            <v:stroke endarrow="block"/>
          </v:shape>
        </w:pict>
      </w:r>
      <w:r w:rsidRPr="00370DAF">
        <w:rPr>
          <w:noProof/>
        </w:rPr>
        <w:pict>
          <v:shape id="_x0000_s1215" type="#_x0000_t32" alt="" style="position:absolute;margin-left:144.95pt;margin-top:9.7pt;width:58.35pt;height:52.75pt;flip:y;z-index:252504064;mso-wrap-edited:f" o:connectortype="straight">
            <v:stroke endarrow="block"/>
          </v:shape>
        </w:pict>
      </w:r>
      <w:r w:rsidRPr="00370DAF">
        <w:rPr>
          <w:noProof/>
        </w:rPr>
        <w:pict>
          <v:rect id="_x0000_s1217" alt="" style="position:absolute;margin-left:203.3pt;margin-top:5.65pt;width:141.75pt;height:15.6pt;z-index:252479488;mso-wrap-edited:f" fillcolor="white [3212]" strokeweight="1pt">
            <v:fill color2="fill lighten(0)" o:opacity2="19661f" method="linear sigma" focus="-50%" type="gradient"/>
            <v:textbox style="mso-next-textbox:#_x0000_s1217">
              <w:txbxContent>
                <w:p w:rsidR="00002B33" w:rsidRPr="002C1F5A" w:rsidRDefault="00002B33" w:rsidP="00450F3A">
                  <w:pPr>
                    <w:spacing w:line="192" w:lineRule="auto"/>
                    <w:rPr>
                      <w:rFonts w:ascii="Times New Roman" w:hAnsi="Times New Roman"/>
                      <w:color w:val="FFFFFF" w:themeColor="background1"/>
                      <w:sz w:val="16"/>
                      <w:szCs w:val="16"/>
                    </w:rPr>
                  </w:pPr>
                  <w:r w:rsidRPr="00513AA7">
                    <w:rPr>
                      <w:rFonts w:ascii="Times New Roman" w:hAnsi="Times New Roman"/>
                      <w:sz w:val="16"/>
                      <w:szCs w:val="16"/>
                    </w:rPr>
                    <w:t>Кафедра всесвітньої історії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shape id="_x0000_s1220" type="#_x0000_t32" alt="" style="position:absolute;margin-left:564.5pt;margin-top:5.65pt;width:45.4pt;height:18.45pt;flip:x;z-index:252518400;mso-wrap-edited:f" o:connectortype="straight">
            <v:stroke endarrow="block"/>
          </v:shape>
        </w:pict>
      </w:r>
      <w:r w:rsidRPr="00370DAF">
        <w:rPr>
          <w:noProof/>
        </w:rPr>
        <w:pict>
          <v:shape id="_x0000_s1222" type="#_x0000_t32" alt="" style="position:absolute;margin-left:565.85pt;margin-top:6.5pt;width:44.05pt;height:59.7pt;flip:x;z-index:252520448;mso-wrap-edited:f" o:connectortype="straight">
            <v:stroke endarrow="block"/>
          </v:shape>
        </w:pict>
      </w:r>
    </w:p>
    <w:p w:rsidR="00450F3A" w:rsidRDefault="00370DAF" w:rsidP="00450F3A">
      <w:pPr>
        <w:pStyle w:val="a3"/>
        <w:jc w:val="left"/>
        <w:rPr>
          <w:rFonts w:ascii="Times New Roman" w:hAnsi="Times New Roman"/>
          <w:lang w:val="uk-UA"/>
        </w:rPr>
      </w:pPr>
      <w:r w:rsidRPr="00370DAF">
        <w:rPr>
          <w:noProof/>
        </w:rPr>
        <w:pict>
          <v:rect id="_x0000_s1219" alt="" style="position:absolute;margin-left:423.85pt;margin-top:2.7pt;width:141.75pt;height:32.25pt;z-index:252487680;mso-wrap-edited:f;v-text-anchor:middle" strokeweight="1pt">
            <v:fill opacity="13107f" o:opacity2="19661f" rotate="t" focus="-50%" type="gradient"/>
            <v:textbox style="mso-next-textbox:#_x0000_s1219" inset=".5mm,.3mm,.5mm,.3mm">
              <w:txbxContent>
                <w:p w:rsidR="00002B33" w:rsidRPr="00BE494D" w:rsidRDefault="00002B33" w:rsidP="00450F3A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BE494D">
                    <w:rPr>
                      <w:rFonts w:ascii="Times New Roman" w:hAnsi="Times New Roman"/>
                      <w:sz w:val="16"/>
                      <w:szCs w:val="16"/>
                    </w:rPr>
                    <w:t xml:space="preserve">Кафедра анатомії і фізіології людини 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 xml:space="preserve">та медичної підготовки </w:t>
                  </w:r>
                  <w:r w:rsidRPr="00BE494D">
                    <w:rPr>
                      <w:rFonts w:ascii="Times New Roman" w:hAnsi="Times New Roman"/>
                      <w:sz w:val="16"/>
                      <w:szCs w:val="16"/>
                    </w:rPr>
                    <w:t>імені професора Я.Р. Синельникова</w:t>
                  </w:r>
                </w:p>
              </w:txbxContent>
            </v:textbox>
          </v:rect>
        </w:pict>
      </w:r>
    </w:p>
    <w:p w:rsidR="00450F3A" w:rsidRDefault="00370DAF" w:rsidP="00450F3A">
      <w:pPr>
        <w:pStyle w:val="a3"/>
        <w:jc w:val="left"/>
        <w:rPr>
          <w:rFonts w:ascii="Times New Roman" w:hAnsi="Times New Roman"/>
          <w:lang w:val="uk-UA"/>
        </w:rPr>
      </w:pPr>
      <w:r w:rsidRPr="00370DAF">
        <w:rPr>
          <w:noProof/>
        </w:rPr>
        <w:pict>
          <v:shape id="_x0000_s1210" type="#_x0000_t32" alt="" style="position:absolute;margin-left:145.75pt;margin-top:10.05pt;width:57.95pt;height:27.1pt;flip:y;z-index:252669952;mso-wrap-edited:f" o:connectortype="straight">
            <v:stroke endarrow="block"/>
          </v:shape>
        </w:pict>
      </w:r>
      <w:r w:rsidRPr="00370DAF">
        <w:rPr>
          <w:noProof/>
        </w:rPr>
        <w:pict>
          <v:rect id="_x0000_s1214" alt="" style="position:absolute;margin-left:203.3pt;margin-top:2.75pt;width:141.75pt;height:14.9pt;z-index:252478464;mso-wrap-edited:f" strokeweight="1pt">
            <v:fill opacity="13107f" o:opacity2="19661f" rotate="t" focus="-50%" type="gradient"/>
            <v:textbox style="mso-next-textbox:#_x0000_s1214">
              <w:txbxContent>
                <w:p w:rsidR="00002B33" w:rsidRPr="00513AA7" w:rsidRDefault="00002B33" w:rsidP="00450F3A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513AA7">
                    <w:rPr>
                      <w:rFonts w:ascii="Times New Roman" w:hAnsi="Times New Roman"/>
                      <w:sz w:val="16"/>
                      <w:szCs w:val="16"/>
                    </w:rPr>
                    <w:t>Кафедра історії України</w:t>
                  </w:r>
                </w:p>
              </w:txbxContent>
            </v:textbox>
          </v:rect>
        </w:pict>
      </w:r>
    </w:p>
    <w:p w:rsidR="00CC3F2D" w:rsidRPr="005738A3" w:rsidRDefault="00CC3F2D" w:rsidP="00232DD3">
      <w:pPr>
        <w:pStyle w:val="a3"/>
        <w:jc w:val="right"/>
        <w:rPr>
          <w:rFonts w:ascii="Times New Roman" w:hAnsi="Times New Roman"/>
          <w:sz w:val="16"/>
          <w:szCs w:val="16"/>
          <w:lang w:val="uk-UA"/>
        </w:rPr>
      </w:pPr>
    </w:p>
    <w:p w:rsidR="00450F3A" w:rsidRDefault="00370DAF" w:rsidP="00450F3A">
      <w:pPr>
        <w:pStyle w:val="a3"/>
        <w:jc w:val="left"/>
        <w:rPr>
          <w:rFonts w:ascii="Times New Roman" w:hAnsi="Times New Roman"/>
          <w:lang w:val="uk-UA"/>
        </w:rPr>
      </w:pPr>
      <w:r w:rsidRPr="00370DAF">
        <w:rPr>
          <w:noProof/>
        </w:rPr>
        <w:pict>
          <v:rect id="_x0000_s1212" alt="" style="position:absolute;margin-left:423.85pt;margin-top:8.55pt;width:141.75pt;height:18.45pt;z-index:252488704;mso-wrap-edited:f;v-text-anchor:middle" strokeweight="1pt">
            <v:fill opacity="13107f" o:opacity2="19661f" rotate="t" focus="-50%" type="gradient"/>
            <v:textbox style="mso-next-textbox:#_x0000_s1212" inset="1.5mm,.3mm,1.5mm,.3mm">
              <w:txbxContent>
                <w:p w:rsidR="00002B33" w:rsidRPr="00A731C5" w:rsidRDefault="00002B33" w:rsidP="00450F3A">
                  <w:pPr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>Кафедра спеціальної педагогіки</w:t>
                  </w:r>
                </w:p>
              </w:txbxContent>
            </v:textbox>
            <w10:wrap type="square"/>
          </v:rect>
        </w:pict>
      </w:r>
      <w:r w:rsidRPr="00370DAF">
        <w:rPr>
          <w:noProof/>
        </w:rPr>
        <w:pict>
          <v:rect id="_x0000_s1204" alt="" style="position:absolute;margin-left:-4.3pt;margin-top:9.2pt;width:149.65pt;height:21.2pt;z-index:252474368;mso-wrap-edited:f;v-text-anchor:middle" strokeweight="2.25pt">
            <v:fill opacity="13107f" o:opacity2="19661f" rotate="t" focus="-50%" type="gradient"/>
            <v:textbox style="mso-next-textbox:#_x0000_s1204" inset=",.3mm,,.3mm">
              <w:txbxContent>
                <w:p w:rsidR="00002B33" w:rsidRPr="00E94F1B" w:rsidRDefault="00002B33" w:rsidP="00450F3A">
                  <w:pPr>
                    <w:spacing w:line="192" w:lineRule="auto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sz w:val="18"/>
                      <w:szCs w:val="18"/>
                    </w:rPr>
                    <w:t>Факультет історії і права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rect id="_x0000_s1206" alt="" style="position:absolute;margin-left:203.3pt;margin-top:3.7pt;width:141.75pt;height:17.9pt;z-index:252477440;mso-wrap-edited:f;v-text-anchor:middle" strokeweight="1pt">
            <v:fill opacity="13107f" o:opacity2="19661f" rotate="t" focus="-50%" type="gradient"/>
            <v:textbox style="mso-next-textbox:#_x0000_s1206" inset=".5mm,.3mm,.5mm,.3mm">
              <w:txbxContent>
                <w:p w:rsidR="00002B33" w:rsidRPr="00513AA7" w:rsidRDefault="00002B33" w:rsidP="00450F3A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513AA7">
                    <w:rPr>
                      <w:rFonts w:ascii="Times New Roman" w:hAnsi="Times New Roman"/>
                      <w:sz w:val="16"/>
                      <w:szCs w:val="16"/>
                    </w:rPr>
                    <w:t xml:space="preserve">Кафедра 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 xml:space="preserve">теорії і методики викладання суспільно-правових дисциплін </w:t>
                  </w:r>
                </w:p>
              </w:txbxContent>
            </v:textbox>
          </v:rect>
        </w:pict>
      </w:r>
    </w:p>
    <w:p w:rsidR="00450F3A" w:rsidRPr="0066053A" w:rsidRDefault="00370DAF" w:rsidP="00450F3A">
      <w:pPr>
        <w:pStyle w:val="a3"/>
        <w:jc w:val="left"/>
        <w:rPr>
          <w:rFonts w:ascii="Times New Roman" w:hAnsi="Times New Roman"/>
          <w:lang w:val="uk-UA"/>
        </w:rPr>
      </w:pPr>
      <w:r w:rsidRPr="00370DAF">
        <w:rPr>
          <w:noProof/>
        </w:rPr>
        <w:pict>
          <v:shape id="_x0000_s1209" type="#_x0000_t32" alt="" style="position:absolute;margin-left:145.75pt;margin-top:6.4pt;width:57.55pt;height:94.75pt;z-index:252525568;mso-wrap-edited:f" o:connectortype="straight">
            <v:stroke endarrow="block"/>
          </v:shape>
        </w:pict>
      </w:r>
      <w:r w:rsidRPr="00370DAF">
        <w:rPr>
          <w:noProof/>
        </w:rPr>
        <w:pict>
          <v:shape id="_x0000_s1208" type="#_x0000_t32" alt="" style="position:absolute;margin-left:145.75pt;margin-top:2.65pt;width:57.55pt;height:77.9pt;z-index:252508160;mso-wrap-edited:f" o:connectortype="straight">
            <v:stroke endarrow="block"/>
          </v:shape>
        </w:pict>
      </w:r>
      <w:r w:rsidRPr="00370DAF">
        <w:rPr>
          <w:noProof/>
        </w:rPr>
        <w:pict>
          <v:shape id="_x0000_s1207" type="#_x0000_t32" alt="" style="position:absolute;margin-left:145.35pt;margin-top:2.65pt;width:58.35pt;height:51.6pt;z-index:252507136;mso-wrap-edited:f" o:connectortype="straight">
            <v:stroke endarrow="block"/>
          </v:shape>
        </w:pict>
      </w:r>
      <w:r w:rsidRPr="00370DAF">
        <w:rPr>
          <w:noProof/>
        </w:rPr>
        <w:pict>
          <v:shape id="_x0000_s1205" type="#_x0000_t32" alt="" style="position:absolute;margin-left:145.75pt;margin-top:2.65pt;width:57.55pt;height:15.1pt;z-index:252506112;mso-wrap-edited:f" o:connectortype="straight">
            <v:stroke endarrow="block"/>
          </v:shape>
        </w:pict>
      </w:r>
      <w:r w:rsidRPr="00370DAF">
        <w:rPr>
          <w:noProof/>
        </w:rPr>
        <w:pict>
          <v:shape id="_x0000_s1213" type="#_x0000_t32" alt="" style="position:absolute;margin-left:146.55pt;margin-top:.05pt;width:56.75pt;height:2.6pt;flip:y;z-index:252505088;mso-wrap-edited:f" o:connectortype="straight">
            <v:stroke endarrow="block"/>
          </v:shape>
        </w:pict>
      </w:r>
    </w:p>
    <w:p w:rsidR="00450F3A" w:rsidRDefault="00370DAF" w:rsidP="00450F3A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</w:rPr>
        <w:pict>
          <v:rect id="_x0000_s1420" alt="" style="position:absolute;margin-left:424.45pt;margin-top:7.75pt;width:141.75pt;height:20.8pt;z-index:252807168;mso-wrap-edited:f;v-text-anchor:middle" strokeweight="1pt">
            <v:fill opacity="13107f" o:opacity2="19661f" rotate="t" focus="-50%" type="gradient"/>
            <v:textbox style="mso-next-textbox:#_x0000_s1420" inset="1.5mm,.3mm,1.5mm,.3mm">
              <w:txbxContent>
                <w:p w:rsidR="00002B33" w:rsidRPr="00A731C5" w:rsidRDefault="00002B33" w:rsidP="0084642B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>Навчально-наукова лабораторія спеціальної та інклюзивної освіти</w:t>
                  </w:r>
                </w:p>
              </w:txbxContent>
            </v:textbox>
            <w10:wrap type="square"/>
          </v:rect>
        </w:pict>
      </w:r>
      <w:r w:rsidRPr="00370DAF">
        <w:rPr>
          <w:noProof/>
        </w:rPr>
        <w:pict>
          <v:shape id="_x0000_s1421" type="#_x0000_t32" alt="" style="position:absolute;margin-left:494.15pt;margin-top:1.7pt;width:.05pt;height:6.05pt;flip:y;z-index:252808192;mso-wrap-edited:f" o:connectortype="straight"/>
        </w:pict>
      </w:r>
      <w:r w:rsidRPr="00370DAF">
        <w:rPr>
          <w:noProof/>
        </w:rPr>
        <w:pict>
          <v:rect id="_x0000_s1202" alt="" style="position:absolute;margin-left:203.3pt;margin-top:1.7pt;width:141.75pt;height:17.65pt;z-index:252524544;mso-wrap-edited:f;v-text-anchor:middle" strokeweight="1pt">
            <v:fill opacity="13107f" o:opacity2="19661f" rotate="t" focus="-50%" type="gradient"/>
            <v:textbox style="mso-next-textbox:#_x0000_s1202" inset=".5mm,.3mm,.5mm,.3mm">
              <w:txbxContent>
                <w:p w:rsidR="00002B33" w:rsidRPr="00513AA7" w:rsidRDefault="00002B33" w:rsidP="00450F3A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513AA7">
                    <w:rPr>
                      <w:rFonts w:ascii="Times New Roman" w:hAnsi="Times New Roman"/>
                      <w:sz w:val="16"/>
                      <w:szCs w:val="16"/>
                    </w:rPr>
                    <w:t xml:space="preserve">Кафедра 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>суспільно-економічних дисциплін і географії</w:t>
                  </w:r>
                </w:p>
              </w:txbxContent>
            </v:textbox>
          </v:rect>
        </w:pict>
      </w:r>
    </w:p>
    <w:p w:rsidR="00450F3A" w:rsidRDefault="00370DAF" w:rsidP="00450F3A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 w:rsidRPr="00370DAF">
        <w:rPr>
          <w:noProof/>
        </w:rPr>
        <w:pict>
          <v:rect id="_x0000_s1203" alt="" style="position:absolute;margin-left:424.45pt;margin-top:17.45pt;width:141.75pt;height:20.8pt;z-index:252526592;mso-wrap-edited:f;v-text-anchor:middle" strokeweight="1pt">
            <v:fill opacity="13107f" o:opacity2="19661f" rotate="t" focus="-50%" type="gradient"/>
            <v:textbox style="mso-next-textbox:#_x0000_s1203" inset="1.5mm,.3mm,1.5mm,.3mm">
              <w:txbxContent>
                <w:p w:rsidR="00002B33" w:rsidRPr="00881A94" w:rsidRDefault="00002B33" w:rsidP="00450F3A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A731C5">
                    <w:rPr>
                      <w:rFonts w:ascii="Times New Roman" w:hAnsi="Times New Roman"/>
                      <w:sz w:val="16"/>
                      <w:szCs w:val="16"/>
                    </w:rPr>
                    <w:t xml:space="preserve">Кафедра </w:t>
                  </w:r>
                  <w:r>
                    <w:rPr>
                      <w:rFonts w:ascii="Times New Roman" w:hAnsi="Times New Roman"/>
                      <w:sz w:val="16"/>
                      <w:szCs w:val="16"/>
                      <w:lang w:val="ru-RU"/>
                    </w:rPr>
                    <w:t>корекційної психопедагогіки та здоров'я людини</w:t>
                  </w:r>
                </w:p>
              </w:txbxContent>
            </v:textbox>
            <w10:wrap type="square"/>
          </v:rect>
        </w:pict>
      </w:r>
      <w:r w:rsidRPr="00370DAF">
        <w:rPr>
          <w:noProof/>
        </w:rPr>
        <w:pict>
          <v:rect id="_x0000_s1201" alt="" style="position:absolute;margin-left:203.3pt;margin-top:7.7pt;width:141.75pt;height:26.95pt;z-index:252261376;mso-wrap-edited:f;v-text-anchor:middle" strokeweight="1pt">
            <v:fill opacity="13107f" o:opacity2="19661f" rotate="t" focus="-50%" type="gradient"/>
            <v:textbox style="mso-next-textbox:#_x0000_s1201" inset=".5mm,.3mm,.5mm,.3mm">
              <w:txbxContent>
                <w:p w:rsidR="00002B33" w:rsidRPr="003306E4" w:rsidRDefault="00002B33" w:rsidP="009B10AE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3306E4">
                    <w:rPr>
                      <w:rFonts w:ascii="Times New Roman" w:hAnsi="Times New Roman"/>
                      <w:sz w:val="16"/>
                      <w:szCs w:val="16"/>
                    </w:rPr>
                    <w:t>Кафедра цивільно-правових дисциплін і трудового права імені професора О.І. Процевського</w:t>
                  </w:r>
                </w:p>
              </w:txbxContent>
            </v:textbox>
          </v:rect>
        </w:pict>
      </w:r>
    </w:p>
    <w:p w:rsidR="00450F3A" w:rsidRDefault="00450F3A" w:rsidP="00450F3A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</w:p>
    <w:p w:rsidR="00450F3A" w:rsidRDefault="00370DAF" w:rsidP="00450F3A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 w:rsidRPr="00370DAF">
        <w:rPr>
          <w:noProof/>
        </w:rPr>
        <w:pict>
          <v:rect id="_x0000_s1198" alt="" style="position:absolute;margin-left:203.3pt;margin-top:9.4pt;width:141.75pt;height:19.9pt;z-index:252262400;mso-wrap-edited:f;v-text-anchor:middle" strokeweight="1pt">
            <v:fill opacity="13107f" o:opacity2="19661f" rotate="t" focus="-50%" type="gradient"/>
            <v:textbox style="mso-next-textbox:#_x0000_s1198" inset=".5mm,.3mm,.5mm,.3mm">
              <w:txbxContent>
                <w:p w:rsidR="00002B33" w:rsidRPr="003306E4" w:rsidRDefault="00002B33" w:rsidP="009B10AE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3306E4">
                    <w:rPr>
                      <w:rFonts w:ascii="Times New Roman" w:hAnsi="Times New Roman"/>
                      <w:sz w:val="16"/>
                      <w:szCs w:val="16"/>
                    </w:rPr>
                    <w:t xml:space="preserve">Кафедра державно-правових дисциплін, 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>кримінального права та процесу</w:t>
                  </w:r>
                </w:p>
              </w:txbxContent>
            </v:textbox>
          </v:rect>
        </w:pict>
      </w:r>
    </w:p>
    <w:p w:rsidR="00450F3A" w:rsidRDefault="00370DAF" w:rsidP="00450F3A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 w:rsidRPr="00370DAF">
        <w:rPr>
          <w:noProof/>
        </w:rPr>
        <w:pict>
          <v:rect id="_x0000_s1196" alt="" style="position:absolute;margin-left:203.3pt;margin-top:16.95pt;width:141.75pt;height:17.05pt;z-index:252475392;mso-wrap-edited:f;v-text-anchor:middle" strokeweight="1pt">
            <v:fill opacity="0" o:opacity2="0" rotate="t" focus="-50%" type="gradient"/>
            <v:textbox style="mso-next-textbox:#_x0000_s1196" inset=".5mm,.3mm,.5mm,.3mm">
              <w:txbxContent>
                <w:p w:rsidR="00002B33" w:rsidRPr="009B5F7A" w:rsidRDefault="00002B33" w:rsidP="00450F3A">
                  <w:pPr>
                    <w:spacing w:line="18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9B5F7A">
                    <w:rPr>
                      <w:rFonts w:ascii="Times New Roman" w:hAnsi="Times New Roman"/>
                      <w:sz w:val="16"/>
                      <w:szCs w:val="16"/>
                    </w:rPr>
                    <w:t>Навчально-наукова археологічна лабораторія</w:t>
                  </w:r>
                </w:p>
              </w:txbxContent>
            </v:textbox>
          </v:rect>
        </w:pict>
      </w:r>
    </w:p>
    <w:p w:rsidR="00450F3A" w:rsidRDefault="00370DAF" w:rsidP="00450F3A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 w:rsidRPr="00370DAF">
        <w:rPr>
          <w:noProof/>
        </w:rPr>
        <w:pict>
          <v:rect id="_x0000_s1195" alt="" style="position:absolute;margin-left:424.45pt;margin-top:8pt;width:141.75pt;height:18.45pt;z-index:252496896;mso-wrap-edited:f;v-text-anchor:middle" strokeweight="1pt">
            <v:fill opacity="13107f" o:opacity2="19661f" rotate="t" focus="-50%" type="gradient"/>
            <v:textbox style="mso-next-textbox:#_x0000_s1195" inset=".5mm,.3mm,.5mm,.3mm">
              <w:txbxContent>
                <w:p w:rsidR="00002B33" w:rsidRPr="005B79F0" w:rsidRDefault="00002B33" w:rsidP="00450F3A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>Кафедра теорії, технологій і методик дошкільної освіти</w:t>
                  </w:r>
                </w:p>
              </w:txbxContent>
            </v:textbox>
          </v:rect>
        </w:pict>
      </w:r>
    </w:p>
    <w:p w:rsidR="00450F3A" w:rsidRDefault="00370DAF" w:rsidP="00450F3A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 w:rsidRPr="00370DAF">
        <w:rPr>
          <w:noProof/>
        </w:rPr>
        <w:pict>
          <v:shape id="_x0000_s1189" type="#_x0000_t32" alt="" style="position:absolute;margin-left:566.2pt;margin-top:1.8pt;width:36.2pt;height:15.95pt;flip:x y;z-index:252534784;mso-wrap-edited:f" o:connectortype="straight">
            <v:stroke endarrow="block"/>
          </v:shape>
        </w:pict>
      </w:r>
      <w:r w:rsidRPr="00370DAF">
        <w:rPr>
          <w:noProof/>
        </w:rPr>
        <w:pict>
          <v:rect id="_x0000_s1193" alt="" style="position:absolute;margin-left:602.4pt;margin-top:12.1pt;width:149.65pt;height:21.25pt;z-index:252495872;mso-wrap-edited:f;v-text-anchor:middle" strokeweight="2.25pt">
            <v:fill opacity="13107f" o:opacity2="19661f" rotate="t" focus="-50%" type="gradient"/>
            <v:textbox style="mso-next-textbox:#_x0000_s1193" inset=".5mm,.3mm,.5mm,.3mm">
              <w:txbxContent>
                <w:p w:rsidR="00002B33" w:rsidRPr="00640015" w:rsidRDefault="00002B33" w:rsidP="00450F3A">
                  <w:pPr>
                    <w:spacing w:line="192" w:lineRule="auto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F21CE6">
                    <w:rPr>
                      <w:rFonts w:ascii="Times New Roman" w:hAnsi="Times New Roman"/>
                      <w:sz w:val="18"/>
                      <w:szCs w:val="18"/>
                    </w:rPr>
                    <w:t>Факультет дошкільної освіти</w:t>
                  </w:r>
                </w:p>
              </w:txbxContent>
            </v:textbox>
          </v:rect>
        </w:pict>
      </w:r>
    </w:p>
    <w:p w:rsidR="00450F3A" w:rsidRDefault="00370DAF" w:rsidP="00450F3A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 w:rsidRPr="00370DAF">
        <w:rPr>
          <w:noProof/>
        </w:rPr>
        <w:pict>
          <v:shape id="_x0000_s1190" type="#_x0000_t32" alt="" style="position:absolute;margin-left:565.6pt;margin-top:1.65pt;width:36.7pt;height:46.55pt;flip:x;z-index:252513280;mso-wrap-edited:f" o:connectortype="straight">
            <v:stroke endarrow="block"/>
          </v:shape>
        </w:pict>
      </w:r>
      <w:r w:rsidRPr="00370DAF">
        <w:rPr>
          <w:noProof/>
        </w:rPr>
        <w:pict>
          <v:shape id="_x0000_s1191" type="#_x0000_t32" alt="" style="position:absolute;margin-left:565.6pt;margin-top:1.65pt;width:36.8pt;height:15.6pt;flip:x;z-index:252514304;mso-wrap-edited:f" o:connectortype="straight">
            <v:stroke endarrow="block"/>
          </v:shape>
        </w:pict>
      </w:r>
      <w:r w:rsidRPr="00370DAF">
        <w:rPr>
          <w:noProof/>
        </w:rPr>
        <w:pict>
          <v:rect id="_x0000_s1192" alt="" style="position:absolute;margin-left:424.45pt;margin-top:1.65pt;width:141.75pt;height:30.2pt;z-index:252493824;mso-wrap-edited:f;v-text-anchor:middle" strokeweight="1pt">
            <v:fill opacity="13107f" o:opacity2="19661f" rotate="t" focus="-50%" type="gradient"/>
            <v:textbox style="mso-next-textbox:#_x0000_s1192" inset=".5mm,.3mm,.5mm,.3mm">
              <w:txbxContent>
                <w:p w:rsidR="00002B33" w:rsidRDefault="00002B33" w:rsidP="00450F3A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  <w:p w:rsidR="00002B33" w:rsidRPr="005B79F0" w:rsidRDefault="00002B33" w:rsidP="00450F3A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>К</w:t>
                  </w:r>
                  <w:r w:rsidRPr="00B875B3">
                    <w:rPr>
                      <w:rFonts w:ascii="Times New Roman" w:hAnsi="Times New Roman"/>
                      <w:sz w:val="16"/>
                      <w:szCs w:val="16"/>
                    </w:rPr>
                    <w:t>афедра психологічної і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 xml:space="preserve"> педагогічної </w:t>
                  </w:r>
                  <w:r w:rsidRPr="00B875B3">
                    <w:rPr>
                      <w:rFonts w:ascii="Times New Roman" w:hAnsi="Times New Roman"/>
                      <w:sz w:val="16"/>
                      <w:szCs w:val="16"/>
                    </w:rPr>
                    <w:t>антропологіїі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shape id="_x0000_s1188" type="#_x0000_t32" alt="" style="position:absolute;margin-left:145.35pt;margin-top:8.9pt;width:57.95pt;height:55.9pt;flip:y;z-index:252699648;mso-wrap-edited:f" o:connectortype="straight">
            <v:stroke endarrow="block"/>
          </v:shape>
        </w:pict>
      </w:r>
      <w:r w:rsidRPr="00370DAF">
        <w:rPr>
          <w:noProof/>
        </w:rPr>
        <w:pict>
          <v:rect id="_x0000_s1194" alt="" style="position:absolute;margin-left:203.3pt;margin-top:1.65pt;width:141.75pt;height:15.6pt;z-index:252497920;mso-wrap-edited:f;v-text-anchor:middle" strokeweight="1pt">
            <v:fill opacity="13107f" o:opacity2="19661f" rotate="t" focus="-50%" type="gradient"/>
            <v:textbox style="mso-next-textbox:#_x0000_s1194" inset=".5mm,.3mm,.5mm,.3mm">
              <w:txbxContent>
                <w:p w:rsidR="00002B33" w:rsidRPr="001462E3" w:rsidRDefault="00002B33" w:rsidP="00450F3A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1462E3">
                    <w:rPr>
                      <w:rFonts w:ascii="Times New Roman" w:hAnsi="Times New Roman"/>
                      <w:sz w:val="16"/>
                      <w:szCs w:val="16"/>
                    </w:rPr>
                    <w:t>Кафед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>ра фізики і хімії</w:t>
                  </w:r>
                </w:p>
              </w:txbxContent>
            </v:textbox>
          </v:rect>
        </w:pict>
      </w:r>
    </w:p>
    <w:p w:rsidR="00450F3A" w:rsidRDefault="00370DAF" w:rsidP="00450F3A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 w:rsidRPr="00370DAF">
        <w:rPr>
          <w:noProof/>
        </w:rPr>
        <w:pict>
          <v:rect id="_x0000_s1186" alt="" style="position:absolute;margin-left:203.3pt;margin-top:6.8pt;width:141.75pt;height:21.05pt;z-index:252698624;mso-wrap-edited:f;v-text-anchor:middle" strokeweight="1pt">
            <v:fill opacity="13107f" rotate="t" focus="50%" type="gradient"/>
            <v:textbox style="mso-next-textbox:#_x0000_s1186" inset=".5mm,.3mm,.5mm,.3mm">
              <w:txbxContent>
                <w:p w:rsidR="00002B33" w:rsidRPr="005E6172" w:rsidRDefault="00002B33" w:rsidP="005E6172">
                  <w:pPr>
                    <w:rPr>
                      <w:rFonts w:ascii="Times New Roman" w:hAnsi="Times New Roman"/>
                      <w:sz w:val="15"/>
                      <w:szCs w:val="15"/>
                    </w:rPr>
                  </w:pPr>
                  <w:r w:rsidRPr="005E6172">
                    <w:rPr>
                      <w:rFonts w:ascii="Times New Roman" w:hAnsi="Times New Roman"/>
                      <w:sz w:val="15"/>
                      <w:szCs w:val="15"/>
                    </w:rPr>
                    <w:t>Навчальна лабораторія</w:t>
                  </w:r>
                </w:p>
                <w:p w:rsidR="00002B33" w:rsidRPr="005E6172" w:rsidRDefault="00002B33" w:rsidP="005E6172">
                  <w:pPr>
                    <w:rPr>
                      <w:rFonts w:ascii="Times New Roman" w:hAnsi="Times New Roman"/>
                      <w:sz w:val="15"/>
                      <w:szCs w:val="15"/>
                      <w:lang w:val="ru-RU"/>
                    </w:rPr>
                  </w:pPr>
                  <w:r w:rsidRPr="005E6172">
                    <w:rPr>
                      <w:rFonts w:ascii="Times New Roman" w:hAnsi="Times New Roman"/>
                      <w:sz w:val="15"/>
                      <w:szCs w:val="15"/>
                    </w:rPr>
                    <w:t xml:space="preserve"> кафедри фізики і хімії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shape id="_x0000_s1187" type="#_x0000_t32" alt="" style="position:absolute;margin-left:271.2pt;margin-top:1.15pt;width:.05pt;height:5.65pt;flip:y;z-index:252700672;mso-wrap-edited:f" o:connectortype="straight"/>
        </w:pict>
      </w:r>
    </w:p>
    <w:p w:rsidR="00450F3A" w:rsidRDefault="00370DAF" w:rsidP="00450F3A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</w:rPr>
        <w:pict>
          <v:rect id="_x0000_s1180" alt="" style="position:absolute;margin-left:424.1pt;margin-top:7.55pt;width:140.55pt;height:30.2pt;z-index:252533760;mso-wrap-edited:f;v-text-anchor:middle" fillcolor="#fffbff" strokeweight="1pt">
            <v:fill opacity="13107f" o:opacity2="26214f" rotate="t" focus="-50%" type="gradient"/>
            <v:textbox style="mso-next-textbox:#_x0000_s1180">
              <w:txbxContent>
                <w:p w:rsidR="00002B33" w:rsidRPr="006B225F" w:rsidRDefault="00002B33" w:rsidP="0068694C">
                  <w:pPr>
                    <w:spacing w:line="192" w:lineRule="auto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>Кафедра технологій дистанційного навчання і цифрової дидактики в дошкільній освіті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shape id="_x0000_s1184" type="#_x0000_t32" alt="" style="position:absolute;margin-left:145.35pt;margin-top:1.45pt;width:57.95pt;height:31.15pt;flip:y;z-index:252510208;mso-wrap-edited:f" o:connectortype="straight">
            <v:stroke endarrow="block"/>
          </v:shape>
        </w:pict>
      </w:r>
    </w:p>
    <w:p w:rsidR="00450F3A" w:rsidRDefault="00370DAF" w:rsidP="00450F3A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 w:rsidRPr="00370DAF">
        <w:rPr>
          <w:noProof/>
        </w:rPr>
        <w:pict>
          <v:shape id="_x0000_s1625" type="#_x0000_t32" alt="" style="position:absolute;margin-left:144.95pt;margin-top:5.65pt;width:58.35pt;height:10.85pt;flip:y;z-index:252986368;mso-wrap-edited:f" o:connectortype="straight">
            <v:stroke endarrow="block"/>
          </v:shape>
        </w:pict>
      </w:r>
      <w:r w:rsidRPr="00370DAF">
        <w:rPr>
          <w:noProof/>
        </w:rPr>
        <w:pict>
          <v:shape id="_x0000_s1375" type="#_x0000_t32" alt="" style="position:absolute;margin-left:271.2pt;margin-top:10.3pt;width:.05pt;height:6.2pt;flip:x y;z-index:252781568;mso-wrap-edited:f" o:connectortype="straight"/>
        </w:pict>
      </w:r>
      <w:r w:rsidRPr="00370DAF">
        <w:rPr>
          <w:noProof/>
        </w:rPr>
        <w:pict>
          <v:rect id="_x0000_s1216" alt="" style="position:absolute;margin-left:203.3pt;margin-top:-.1pt;width:141.75pt;height:10.4pt;z-index:252485632;mso-wrap-edited:f;v-text-anchor:middle" strokeweight="1pt">
            <v:fill opacity="13107f" o:opacity2="19661f" rotate="t" focus="-50%" type="gradient"/>
            <v:textbox style="mso-next-textbox:#_x0000_s1216" inset=".5mm,.3mm,.5mm,.3mm">
              <w:txbxContent>
                <w:p w:rsidR="00002B33" w:rsidRPr="00BE494D" w:rsidRDefault="00002B33" w:rsidP="00450F3A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BE494D">
                    <w:rPr>
                      <w:rFonts w:ascii="Times New Roman" w:hAnsi="Times New Roman"/>
                      <w:sz w:val="16"/>
                      <w:szCs w:val="16"/>
                    </w:rPr>
                    <w:t xml:space="preserve">Кафедра 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>біології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rect id="_x0000_s1185" alt="" style="position:absolute;margin-left:-4.7pt;margin-top:5.65pt;width:149.65pt;height:21.25pt;z-index:252480512;mso-wrap-edited:f;v-text-anchor:middle" strokeweight="2.25pt">
            <v:fill opacity="13107f" o:opacity2="19661f" rotate="t" focus="-50%" type="gradient"/>
            <v:textbox style="mso-next-textbox:#_x0000_s1185" inset=".5mm,.3mm,.5mm,.3mm">
              <w:txbxContent>
                <w:p w:rsidR="00002B33" w:rsidRPr="004E2435" w:rsidRDefault="00002B33" w:rsidP="00450F3A">
                  <w:pPr>
                    <w:spacing w:line="192" w:lineRule="auto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sz w:val="18"/>
                      <w:szCs w:val="18"/>
                    </w:rPr>
                    <w:t>Факультет математики, інформатики і природничої освіти</w:t>
                  </w:r>
                </w:p>
              </w:txbxContent>
            </v:textbox>
          </v:rect>
        </w:pict>
      </w:r>
    </w:p>
    <w:p w:rsidR="00450F3A" w:rsidRDefault="00370DAF" w:rsidP="00450F3A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</w:rPr>
        <w:pict>
          <v:rect id="_x0000_s1178" alt="" style="position:absolute;margin-left:423.85pt;margin-top:10.8pt;width:140.55pt;height:38.7pt;z-index:252702720;mso-wrap-edited:f;v-text-anchor:middle" strokeweight="1pt">
            <v:fill opacity="13107f" o:opacity2="19661f" rotate="t" focus="-50%" type="gradient"/>
            <v:textbox style="mso-next-textbox:#_x0000_s1178" inset=".5mm,.3mm,.5mm,.3mm">
              <w:txbxContent>
                <w:p w:rsidR="00002B33" w:rsidRPr="005E6172" w:rsidRDefault="00002B33" w:rsidP="005E6172">
                  <w:pPr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5E6172">
                    <w:rPr>
                      <w:rFonts w:ascii="Times New Roman" w:hAnsi="Times New Roman"/>
                      <w:sz w:val="16"/>
                      <w:szCs w:val="16"/>
                    </w:rPr>
                    <w:t>Навчальна лабораторія кафедри технологій дистанційного навчання і цифрової дидактики в дошкільній освіті</w:t>
                  </w:r>
                </w:p>
              </w:txbxContent>
            </v:textbox>
          </v:rect>
        </w:pict>
      </w:r>
      <w:r>
        <w:rPr>
          <w:rFonts w:ascii="Times New Roman" w:hAnsi="Times New Roman"/>
          <w:noProof/>
          <w:sz w:val="28"/>
          <w:szCs w:val="28"/>
        </w:rPr>
        <w:pict>
          <v:shape id="_x0000_s1177" type="#_x0000_t32" alt="" style="position:absolute;margin-left:494.15pt;margin-top:5.45pt;width:0;height:5.35pt;flip:y;z-index:252701696;mso-wrap-edited:f" o:connectortype="straight"/>
        </w:pict>
      </w:r>
      <w:r w:rsidRPr="00370DAF">
        <w:rPr>
          <w:noProof/>
        </w:rPr>
        <w:pict>
          <v:shape id="_x0000_s1626" type="#_x0000_t32" alt="" style="position:absolute;margin-left:145.35pt;margin-top:.4pt;width:57.95pt;height:95.3pt;z-index:252987392;mso-wrap-edited:f" o:connectortype="straight">
            <v:stroke endarrow="block"/>
          </v:shape>
        </w:pict>
      </w:r>
      <w:r w:rsidRPr="00370DAF">
        <w:rPr>
          <w:noProof/>
        </w:rPr>
        <w:pict>
          <v:shape id="_x0000_s1624" type="#_x0000_t32" alt="" style="position:absolute;margin-left:145.35pt;margin-top:.4pt;width:57.95pt;height:76pt;z-index:252985344;mso-wrap-edited:f" o:connectortype="straight">
            <v:stroke endarrow="block"/>
          </v:shape>
        </w:pict>
      </w:r>
      <w:r w:rsidRPr="00370DAF">
        <w:rPr>
          <w:noProof/>
        </w:rPr>
        <w:pict>
          <v:shape id="_x0000_s1490" type="#_x0000_t32" alt="" style="position:absolute;margin-left:144.95pt;margin-top:.4pt;width:58.35pt;height:50.2pt;z-index:252856320;mso-wrap-edited:f" o:connectortype="straight">
            <v:stroke endarrow="block"/>
          </v:shape>
        </w:pict>
      </w:r>
      <w:r w:rsidRPr="00370DAF">
        <w:rPr>
          <w:noProof/>
        </w:rPr>
        <w:pict>
          <v:shape id="_x0000_s1183" type="#_x0000_t32" alt="" style="position:absolute;margin-left:145.75pt;margin-top:.4pt;width:57.55pt;height:28.7pt;z-index:252512256;mso-wrap-edited:f" o:connectortype="straight">
            <v:stroke endarrow="block"/>
          </v:shape>
        </w:pict>
      </w:r>
      <w:r w:rsidRPr="00370DAF">
        <w:rPr>
          <w:noProof/>
        </w:rPr>
        <w:pict>
          <v:shape id="_x0000_s1182" type="#_x0000_t32" alt="" style="position:absolute;margin-left:144.95pt;margin-top:.4pt;width:58.35pt;height:5.15pt;z-index:252511232;mso-wrap-edited:f" o:connectortype="straight">
            <v:stroke endarrow="block"/>
          </v:shape>
        </w:pict>
      </w:r>
      <w:r w:rsidRPr="00370DAF">
        <w:rPr>
          <w:noProof/>
        </w:rPr>
        <w:pict>
          <v:rect id="_x0000_s1374" alt="" style="position:absolute;margin-left:203.3pt;margin-top:.4pt;width:141.75pt;height:18.85pt;z-index:252780544;mso-wrap-edited:f;v-text-anchor:middle" strokeweight="1pt">
            <v:fill opacity="13107f" o:opacity2="19661f" rotate="t" focus="-50%" type="gradient"/>
            <v:textbox style="mso-next-textbox:#_x0000_s1374" inset=".5mm,.3mm,.5mm,.3mm">
              <w:txbxContent>
                <w:p w:rsidR="00002B33" w:rsidRPr="00BE494D" w:rsidRDefault="00002B33" w:rsidP="005262F9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>Навчально-наукова лабораторія біології рукокрилих</w:t>
                  </w:r>
                </w:p>
              </w:txbxContent>
            </v:textbox>
          </v:rect>
        </w:pict>
      </w:r>
    </w:p>
    <w:p w:rsidR="00450F3A" w:rsidRDefault="00370DAF" w:rsidP="00450F3A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 w:rsidRPr="00370DAF">
        <w:rPr>
          <w:noProof/>
        </w:rPr>
        <w:pict>
          <v:rect id="_x0000_s1181" alt="" style="position:absolute;margin-left:203.3pt;margin-top:7.4pt;width:141.75pt;height:13.65pt;z-index:252481536;mso-wrap-edited:f;v-text-anchor:middle" strokeweight="1pt">
            <v:fill opacity="13107f" o:opacity2="19661f" rotate="t" focus="-50%" type="gradient"/>
            <v:textbox style="mso-next-textbox:#_x0000_s1181" inset=".5mm,.3mm,.5mm,.3mm">
              <w:txbxContent>
                <w:p w:rsidR="00002B33" w:rsidRPr="001462E3" w:rsidRDefault="00002B33" w:rsidP="00450F3A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1462E3">
                    <w:rPr>
                      <w:rFonts w:ascii="Times New Roman" w:hAnsi="Times New Roman"/>
                      <w:sz w:val="16"/>
                      <w:szCs w:val="16"/>
                    </w:rPr>
                    <w:t>Кафедра математики</w:t>
                  </w:r>
                </w:p>
              </w:txbxContent>
            </v:textbox>
          </v:rect>
        </w:pict>
      </w:r>
    </w:p>
    <w:p w:rsidR="00450F3A" w:rsidRDefault="00370DAF" w:rsidP="00450F3A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 w:rsidRPr="00370DAF">
        <w:rPr>
          <w:noProof/>
        </w:rPr>
        <w:pict>
          <v:rect id="_x0000_s1179" alt="" style="position:absolute;margin-left:203.3pt;margin-top:12.2pt;width:141.75pt;height:14.45pt;z-index:252482560;mso-wrap-edited:f;v-text-anchor:middle" strokeweight="1pt">
            <v:fill opacity="13107f" o:opacity2="19661f" rotate="t" focus="-50%" type="gradient"/>
            <v:textbox style="mso-next-textbox:#_x0000_s1179" inset=".5mm,.3mm,.5mm,.3mm">
              <w:txbxContent>
                <w:p w:rsidR="00002B33" w:rsidRPr="001462E3" w:rsidRDefault="00002B33" w:rsidP="00450F3A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1462E3">
                    <w:rPr>
                      <w:rFonts w:ascii="Times New Roman" w:hAnsi="Times New Roman"/>
                      <w:sz w:val="16"/>
                      <w:szCs w:val="16"/>
                    </w:rPr>
                    <w:t xml:space="preserve">Кафедра інформатики </w:t>
                  </w:r>
                </w:p>
              </w:txbxContent>
            </v:textbox>
          </v:rect>
        </w:pict>
      </w:r>
    </w:p>
    <w:p w:rsidR="00450F3A" w:rsidRDefault="00450F3A" w:rsidP="00450F3A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</w:p>
    <w:p w:rsidR="00450F3A" w:rsidRDefault="00370DAF" w:rsidP="00450F3A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 w:rsidRPr="00370DAF">
        <w:rPr>
          <w:noProof/>
        </w:rPr>
        <w:pict>
          <v:rect id="_x0000_s1176" alt="" style="position:absolute;margin-left:203.3pt;margin-top:.25pt;width:141.75pt;height:19.95pt;z-index:252483584;mso-wrap-edited:f;v-text-anchor:middle" strokeweight="1pt">
            <v:fill opacity="13107f" o:opacity2="19661f" rotate="t" focus="-50%" type="gradient"/>
            <v:textbox style="mso-next-textbox:#_x0000_s1176" inset=".5mm,.3mm,.5mm,.3mm">
              <w:txbxContent>
                <w:p w:rsidR="00002B33" w:rsidRDefault="00002B33" w:rsidP="00450F3A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 xml:space="preserve">Кафедра освітології та інноваційної педагогіки </w:t>
                  </w:r>
                </w:p>
                <w:p w:rsidR="00002B33" w:rsidRPr="001462E3" w:rsidRDefault="00002B33" w:rsidP="00450F3A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rect>
        </w:pict>
      </w:r>
    </w:p>
    <w:p w:rsidR="00450F3A" w:rsidRDefault="00370DAF" w:rsidP="00450F3A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 w:rsidRPr="00370DAF">
        <w:rPr>
          <w:noProof/>
        </w:rPr>
        <w:pict>
          <v:rect id="_x0000_s1200" alt="" style="position:absolute;margin-left:203.3pt;margin-top:11pt;width:141.75pt;height:12.65pt;z-index:252489728;mso-wrap-edited:f;v-text-anchor:middle" filled="f" strokeweight="1pt">
            <v:textbox style="mso-next-textbox:#_x0000_s1200" inset=".5mm,.3mm,.5mm,.3mm">
              <w:txbxContent>
                <w:p w:rsidR="00002B33" w:rsidRPr="005B79F0" w:rsidRDefault="00002B33" w:rsidP="00450F3A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5B79F0">
                    <w:rPr>
                      <w:rFonts w:ascii="Times New Roman" w:hAnsi="Times New Roman"/>
                      <w:sz w:val="16"/>
                      <w:szCs w:val="16"/>
                    </w:rPr>
                    <w:t>Ботанічний сад</w:t>
                  </w:r>
                </w:p>
              </w:txbxContent>
            </v:textbox>
          </v:rect>
        </w:pict>
      </w:r>
    </w:p>
    <w:p w:rsidR="00450F3A" w:rsidRDefault="00450F3A" w:rsidP="00450F3A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</w:p>
    <w:p w:rsidR="00450F3A" w:rsidRDefault="00450F3A" w:rsidP="00450F3A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</w:p>
    <w:p w:rsidR="009B10AE" w:rsidRPr="0055492F" w:rsidRDefault="009B10AE" w:rsidP="009B10AE">
      <w:pPr>
        <w:pStyle w:val="a3"/>
        <w:tabs>
          <w:tab w:val="left" w:pos="567"/>
        </w:tabs>
        <w:jc w:val="left"/>
        <w:rPr>
          <w:rFonts w:ascii="Times New Roman" w:hAnsi="Times New Roman"/>
          <w:sz w:val="28"/>
          <w:szCs w:val="28"/>
        </w:rPr>
      </w:pPr>
    </w:p>
    <w:p w:rsidR="00915FA1" w:rsidRDefault="00915FA1" w:rsidP="00300D78">
      <w:pPr>
        <w:ind w:left="10620" w:firstLine="708"/>
        <w:jc w:val="right"/>
        <w:rPr>
          <w:rFonts w:ascii="Times New Roman" w:hAnsi="Times New Roman"/>
          <w:sz w:val="16"/>
          <w:szCs w:val="16"/>
        </w:rPr>
      </w:pPr>
      <w:proofErr w:type="spellStart"/>
      <w:r w:rsidRPr="0055492F">
        <w:rPr>
          <w:rFonts w:ascii="Times New Roman" w:hAnsi="Times New Roman"/>
          <w:sz w:val="16"/>
          <w:szCs w:val="16"/>
          <w:lang w:val="ru-RU"/>
        </w:rPr>
        <w:t>Продовження</w:t>
      </w:r>
      <w:proofErr w:type="spellEnd"/>
      <w:r w:rsidR="00F12C04">
        <w:rPr>
          <w:rFonts w:ascii="Times New Roman" w:hAnsi="Times New Roman"/>
          <w:sz w:val="16"/>
          <w:szCs w:val="16"/>
          <w:lang w:val="ru-RU"/>
        </w:rPr>
        <w:t xml:space="preserve"> </w:t>
      </w:r>
      <w:proofErr w:type="spellStart"/>
      <w:r w:rsidRPr="0055492F">
        <w:rPr>
          <w:rFonts w:ascii="Times New Roman" w:hAnsi="Times New Roman"/>
          <w:sz w:val="16"/>
          <w:szCs w:val="16"/>
          <w:lang w:val="ru-RU"/>
        </w:rPr>
        <w:t>додатку</w:t>
      </w:r>
      <w:proofErr w:type="spellEnd"/>
      <w:r w:rsidR="00F12C04">
        <w:rPr>
          <w:rFonts w:ascii="Times New Roman" w:hAnsi="Times New Roman"/>
          <w:sz w:val="16"/>
          <w:szCs w:val="16"/>
          <w:lang w:val="ru-RU"/>
        </w:rPr>
        <w:t xml:space="preserve"> </w:t>
      </w:r>
      <w:r w:rsidR="001D5BF2">
        <w:rPr>
          <w:rFonts w:ascii="Times New Roman" w:hAnsi="Times New Roman"/>
          <w:sz w:val="16"/>
          <w:szCs w:val="16"/>
        </w:rPr>
        <w:t>1</w:t>
      </w:r>
    </w:p>
    <w:p w:rsidR="00915FA1" w:rsidRPr="00F12C04" w:rsidRDefault="00915FA1" w:rsidP="00915FA1">
      <w:pPr>
        <w:ind w:left="708"/>
        <w:jc w:val="left"/>
        <w:rPr>
          <w:rFonts w:ascii="Times New Roman" w:hAnsi="Times New Roman"/>
          <w:sz w:val="16"/>
          <w:szCs w:val="16"/>
        </w:rPr>
      </w:pPr>
    </w:p>
    <w:p w:rsidR="00915FA1" w:rsidRPr="00915FA1" w:rsidRDefault="00915FA1" w:rsidP="009B10AE">
      <w:pPr>
        <w:pStyle w:val="a3"/>
        <w:tabs>
          <w:tab w:val="left" w:pos="567"/>
        </w:tabs>
        <w:jc w:val="left"/>
        <w:rPr>
          <w:rFonts w:ascii="Times New Roman" w:hAnsi="Times New Roman"/>
          <w:sz w:val="28"/>
          <w:szCs w:val="28"/>
        </w:rPr>
      </w:pPr>
    </w:p>
    <w:p w:rsidR="00915FA1" w:rsidRPr="00915FA1" w:rsidRDefault="00915FA1" w:rsidP="009B10AE">
      <w:pPr>
        <w:pStyle w:val="a3"/>
        <w:tabs>
          <w:tab w:val="left" w:pos="567"/>
        </w:tabs>
        <w:jc w:val="left"/>
        <w:rPr>
          <w:rFonts w:ascii="Times New Roman" w:hAnsi="Times New Roman"/>
          <w:sz w:val="28"/>
          <w:szCs w:val="28"/>
        </w:rPr>
      </w:pPr>
    </w:p>
    <w:p w:rsidR="009B10AE" w:rsidRPr="006E2D23" w:rsidRDefault="00370DAF" w:rsidP="009B10AE">
      <w:pPr>
        <w:pStyle w:val="a3"/>
        <w:tabs>
          <w:tab w:val="left" w:pos="567"/>
        </w:tabs>
        <w:jc w:val="left"/>
        <w:rPr>
          <w:rFonts w:ascii="Times New Roman" w:hAnsi="Times New Roman"/>
          <w:sz w:val="28"/>
          <w:szCs w:val="28"/>
          <w:lang w:val="uk-UA"/>
        </w:rPr>
      </w:pPr>
      <w:r w:rsidRPr="00370DAF">
        <w:rPr>
          <w:noProof/>
        </w:rPr>
        <w:pict>
          <v:shape id="_x0000_s1175" type="#_x0000_t32" alt="" style="position:absolute;margin-left:560.65pt;margin-top:8.8pt;width:49pt;height:112.8pt;flip:x;z-index:252267520;mso-wrap-edited:f" o:connectortype="straight">
            <v:stroke endarrow="block"/>
          </v:shape>
        </w:pict>
      </w:r>
      <w:r w:rsidRPr="00370DAF">
        <w:rPr>
          <w:noProof/>
        </w:rPr>
        <w:pict>
          <v:shape id="_x0000_s1174" type="#_x0000_t32" alt="" style="position:absolute;margin-left:165.65pt;margin-top:12.5pt;width:35.05pt;height:64pt;z-index:252285952;mso-wrap-edited:f" o:connectortype="straight">
            <v:stroke endarrow="block"/>
          </v:shape>
        </w:pict>
      </w:r>
      <w:r w:rsidRPr="00370DAF">
        <w:rPr>
          <w:noProof/>
        </w:rPr>
        <w:pict>
          <v:shape id="_x0000_s1173" type="#_x0000_t32" alt="" style="position:absolute;margin-left:165.65pt;margin-top:12.5pt;width:35.2pt;height:36pt;z-index:252270592;mso-wrap-edited:f" o:connectortype="straight">
            <v:stroke endarrow="block"/>
          </v:shape>
        </w:pict>
      </w:r>
      <w:r w:rsidRPr="00370DAF">
        <w:rPr>
          <w:noProof/>
        </w:rPr>
        <w:pict>
          <v:shape id="_x0000_s1172" type="#_x0000_t32" alt="" style="position:absolute;margin-left:165.65pt;margin-top:12.5pt;width:35.05pt;height:17.55pt;z-index:252269568;mso-wrap-edited:f" o:connectortype="straight">
            <v:stroke endarrow="block"/>
          </v:shape>
        </w:pict>
      </w:r>
      <w:r w:rsidRPr="00370DAF">
        <w:rPr>
          <w:noProof/>
        </w:rPr>
        <w:pict>
          <v:shape id="_x0000_s1171" type="#_x0000_t32" alt="" style="position:absolute;margin-left:560.65pt;margin-top:8.8pt;width:49pt;height:30.3pt;flip:x;z-index:252264448;mso-wrap-edited:f" o:connectortype="straight">
            <v:stroke endarrow="block"/>
          </v:shape>
        </w:pict>
      </w:r>
      <w:r w:rsidRPr="00370DAF">
        <w:rPr>
          <w:noProof/>
        </w:rPr>
        <w:pict>
          <v:shape id="_x0000_s1170" type="#_x0000_t32" alt="" style="position:absolute;margin-left:560.65pt;margin-top:7.5pt;width:49pt;height:56.35pt;flip:x;z-index:252265472;mso-wrap-edited:f" o:connectortype="straight">
            <v:stroke endarrow="block"/>
          </v:shape>
        </w:pict>
      </w:r>
      <w:r w:rsidRPr="00370DAF">
        <w:rPr>
          <w:noProof/>
        </w:rPr>
        <w:pict>
          <v:shape id="_x0000_s1169" type="#_x0000_t32" alt="" style="position:absolute;margin-left:560.65pt;margin-top:7.5pt;width:49.15pt;height:80.8pt;flip:x;z-index:252266496;mso-wrap-edited:f" o:connectortype="straight">
            <v:stroke endarrow="block"/>
          </v:shape>
        </w:pict>
      </w:r>
      <w:r w:rsidRPr="00370DAF">
        <w:rPr>
          <w:noProof/>
        </w:rPr>
        <w:pict>
          <v:shape id="_x0000_s1168" type="#_x0000_t32" alt="" style="position:absolute;margin-left:560.65pt;margin-top:7.5pt;width:49pt;height:1.3pt;flip:x;z-index:252263424;mso-wrap-edited:f" o:connectortype="straight">
            <v:stroke endarrow="block"/>
          </v:shape>
        </w:pict>
      </w:r>
      <w:r w:rsidRPr="00370DAF">
        <w:rPr>
          <w:noProof/>
        </w:rPr>
        <w:pict>
          <v:rect id="_x0000_s1167" alt="" style="position:absolute;margin-left:418.9pt;margin-top:4.7pt;width:141.75pt;height:18.45pt;z-index:252237824;mso-wrap-edited:f;v-text-anchor:middle" strokeweight="1pt">
            <v:fill opacity="13107f" o:opacity2="19661f" rotate="t" focus="-50%" type="gradient"/>
            <v:textbox style="mso-next-textbox:#_x0000_s1167" inset=".5mm,.3mm,.5mm,.3mm">
              <w:txbxContent>
                <w:p w:rsidR="00002B33" w:rsidRPr="003306E4" w:rsidRDefault="00002B33" w:rsidP="009B10AE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 xml:space="preserve">Кафедра теорії, </w:t>
                  </w:r>
                  <w:r w:rsidRPr="003306E4">
                    <w:rPr>
                      <w:rFonts w:ascii="Times New Roman" w:hAnsi="Times New Roman"/>
                      <w:sz w:val="16"/>
                      <w:szCs w:val="16"/>
                    </w:rPr>
                    <w:t>методики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 xml:space="preserve"> і практики</w:t>
                  </w:r>
                  <w:r w:rsidRPr="003306E4">
                    <w:rPr>
                      <w:rFonts w:ascii="Times New Roman" w:hAnsi="Times New Roman"/>
                      <w:sz w:val="16"/>
                      <w:szCs w:val="16"/>
                    </w:rPr>
                    <w:t xml:space="preserve"> фізичного виховання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rect id="_x0000_s1166" alt="" style="position:absolute;margin-left:609.8pt;margin-top:1.95pt;width:149.65pt;height:21.2pt;z-index:252236800;mso-wrap-edited:f;v-text-anchor:middle" strokeweight="2.25pt">
            <v:fill opacity="13107f" o:opacity2="19661f" rotate="t" focus="-50%" type="gradient"/>
            <v:textbox style="mso-next-textbox:#_x0000_s1166" inset=".5mm,.3mm,.5mm,.3mm">
              <w:txbxContent>
                <w:p w:rsidR="00002B33" w:rsidRPr="00640015" w:rsidRDefault="00002B33" w:rsidP="009B10AE">
                  <w:pPr>
                    <w:spacing w:line="192" w:lineRule="auto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640015">
                    <w:rPr>
                      <w:rFonts w:ascii="Times New Roman" w:hAnsi="Times New Roman"/>
                      <w:sz w:val="18"/>
                      <w:szCs w:val="18"/>
                    </w:rPr>
                    <w:t>Факультет фізичного виховання і спорту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shape id="_x0000_s1165" type="#_x0000_t32" alt="" style="position:absolute;margin-left:165.65pt;margin-top:8.75pt;width:35.65pt;height:3.75pt;flip:y;z-index:252268544;mso-wrap-edited:f" o:connectortype="straight">
            <v:stroke endarrow="block"/>
          </v:shape>
        </w:pict>
      </w:r>
      <w:r w:rsidRPr="00370DAF">
        <w:rPr>
          <w:noProof/>
        </w:rPr>
        <w:pict>
          <v:rect id="_x0000_s1164" alt="" style="position:absolute;margin-left:201.3pt;margin-top:1.9pt;width:141.75pt;height:15.6pt;z-index:252246016;mso-wrap-edited:f;v-text-anchor:middle" strokeweight="1pt">
            <v:fill opacity="13107f" o:opacity2="19661f" rotate="t" focus="-50%" type="gradient"/>
            <v:textbox style="mso-next-textbox:#_x0000_s1164" inset=".5mm,.3mm,.5mm,.3mm">
              <w:txbxContent>
                <w:p w:rsidR="00002B33" w:rsidRPr="00570D92" w:rsidRDefault="00002B33" w:rsidP="009B10AE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570D92">
                    <w:rPr>
                      <w:rFonts w:ascii="Times New Roman" w:hAnsi="Times New Roman"/>
                      <w:sz w:val="16"/>
                      <w:szCs w:val="16"/>
                    </w:rPr>
                    <w:t>Кафедра хореографії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rect id="_x0000_s1163" alt="" style="position:absolute;margin-left:16pt;margin-top:1.9pt;width:149.65pt;height:21.25pt;z-index:252242944;mso-wrap-edited:f;v-text-anchor:middle" strokeweight="2.25pt">
            <v:fill opacity="13107f" o:opacity2="19661f" rotate="t" focus="-50%" type="gradient"/>
            <v:textbox style="mso-next-textbox:#_x0000_s1163" inset=".5mm,.3mm,.5mm,.3mm">
              <w:txbxContent>
                <w:p w:rsidR="00002B33" w:rsidRPr="00DA3E9D" w:rsidRDefault="00002B33" w:rsidP="009B10AE">
                  <w:pPr>
                    <w:spacing w:line="192" w:lineRule="auto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DA3E9D">
                    <w:rPr>
                      <w:rFonts w:ascii="Times New Roman" w:hAnsi="Times New Roman"/>
                      <w:sz w:val="18"/>
                      <w:szCs w:val="18"/>
                    </w:rPr>
                    <w:t>Факультет мистецтв</w:t>
                  </w:r>
                </w:p>
              </w:txbxContent>
            </v:textbox>
          </v:rect>
        </w:pict>
      </w:r>
    </w:p>
    <w:p w:rsidR="009B10AE" w:rsidRPr="006E2D23" w:rsidRDefault="00370DAF" w:rsidP="009B10AE">
      <w:pPr>
        <w:pStyle w:val="a3"/>
        <w:tabs>
          <w:tab w:val="left" w:pos="567"/>
        </w:tabs>
        <w:jc w:val="left"/>
        <w:rPr>
          <w:rFonts w:ascii="Times New Roman" w:hAnsi="Times New Roman"/>
          <w:sz w:val="28"/>
          <w:szCs w:val="28"/>
          <w:lang w:val="uk-UA"/>
        </w:rPr>
      </w:pPr>
      <w:r w:rsidRPr="00370DAF">
        <w:rPr>
          <w:noProof/>
        </w:rPr>
        <w:pict>
          <v:rect id="_x0000_s1162" alt="" style="position:absolute;margin-left:201.3pt;margin-top:7.4pt;width:141.75pt;height:15.95pt;z-index:252243968;mso-wrap-edited:f;v-text-anchor:middle" strokeweight="1pt">
            <v:fill opacity="13107f" o:opacity2="19661f" rotate="t" focus="-50%" type="gradient"/>
            <v:textbox style="mso-next-textbox:#_x0000_s1162" inset=".5mm,.3mm,.5mm,.3mm">
              <w:txbxContent>
                <w:p w:rsidR="00002B33" w:rsidRPr="00570D92" w:rsidRDefault="00002B33" w:rsidP="009B10AE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>Кафедра музичного мистецтва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rect id="_x0000_s1161" alt="" style="position:absolute;margin-left:418.9pt;margin-top:13.95pt;width:141.75pt;height:18.45pt;z-index:252240896;mso-wrap-edited:f;v-text-anchor:middle" strokeweight="1pt">
            <v:fill opacity="13107f" o:opacity2="19661f" rotate="t" focus="-50%" type="gradient"/>
            <v:textbox style="mso-next-textbox:#_x0000_s1161" inset=".5mm,.3mm,.5mm,.3mm">
              <w:txbxContent>
                <w:p w:rsidR="00002B33" w:rsidRPr="003306E4" w:rsidRDefault="00002B33" w:rsidP="009B10AE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3306E4">
                    <w:rPr>
                      <w:rFonts w:ascii="Times New Roman" w:hAnsi="Times New Roman"/>
                      <w:sz w:val="16"/>
                      <w:szCs w:val="16"/>
                    </w:rPr>
                    <w:t>Кафедра олімпійського і професійного спорту, спортивних ігор та туризму</w:t>
                  </w:r>
                </w:p>
              </w:txbxContent>
            </v:textbox>
          </v:rect>
        </w:pict>
      </w:r>
    </w:p>
    <w:p w:rsidR="009B10AE" w:rsidRPr="006E2D23" w:rsidRDefault="00370DAF" w:rsidP="009B10AE">
      <w:pPr>
        <w:pStyle w:val="a3"/>
        <w:tabs>
          <w:tab w:val="left" w:pos="567"/>
        </w:tabs>
        <w:jc w:val="left"/>
        <w:rPr>
          <w:rFonts w:ascii="Times New Roman" w:hAnsi="Times New Roman"/>
          <w:sz w:val="28"/>
          <w:szCs w:val="28"/>
          <w:lang w:val="uk-UA"/>
        </w:rPr>
      </w:pPr>
      <w:r w:rsidRPr="00370DAF">
        <w:rPr>
          <w:noProof/>
        </w:rPr>
        <w:pict>
          <v:rect id="_x0000_s1160" alt="" style="position:absolute;margin-left:201.3pt;margin-top:12.65pt;width:141.75pt;height:15.6pt;z-index:252284928;mso-wrap-edited:f;v-text-anchor:middle" strokeweight="1pt">
            <v:fill opacity="13107f" o:opacity2="19661f" rotate="t" focus="-50%" type="gradient"/>
            <v:textbox style="mso-next-textbox:#_x0000_s1160" inset=".5mm,.3mm,.5mm,.3mm">
              <w:txbxContent>
                <w:p w:rsidR="00002B33" w:rsidRPr="00AF1700" w:rsidRDefault="00002B33" w:rsidP="009B10AE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AF1700">
                    <w:rPr>
                      <w:rFonts w:ascii="Times New Roman" w:hAnsi="Times New Roman"/>
                      <w:sz w:val="16"/>
                      <w:szCs w:val="16"/>
                    </w:rPr>
                    <w:t>Кафедра дизайну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 xml:space="preserve"> і технологій</w:t>
                  </w:r>
                </w:p>
              </w:txbxContent>
            </v:textbox>
          </v:rect>
        </w:pict>
      </w:r>
    </w:p>
    <w:p w:rsidR="009B10AE" w:rsidRPr="006E2D23" w:rsidRDefault="00370DAF" w:rsidP="009B10AE">
      <w:pPr>
        <w:pStyle w:val="a3"/>
        <w:tabs>
          <w:tab w:val="left" w:pos="567"/>
        </w:tabs>
        <w:jc w:val="left"/>
        <w:rPr>
          <w:rFonts w:ascii="Times New Roman" w:hAnsi="Times New Roman"/>
          <w:sz w:val="28"/>
          <w:szCs w:val="28"/>
          <w:lang w:val="uk-UA"/>
        </w:rPr>
      </w:pPr>
      <w:r w:rsidRPr="00370DAF">
        <w:rPr>
          <w:noProof/>
        </w:rPr>
        <w:pict>
          <v:rect id="_x0000_s1159" alt="" style="position:absolute;margin-left:418.9pt;margin-top:5.65pt;width:141.75pt;height:18.45pt;z-index:252241920;mso-wrap-edited:f;v-text-anchor:middle" strokeweight="1pt">
            <v:fill opacity="13107f" o:opacity2="19661f" rotate="t" focus="-50%" type="gradient"/>
            <v:textbox style="mso-next-textbox:#_x0000_s1159" inset=".5mm,.3mm,.5mm,.3mm">
              <w:txbxContent>
                <w:p w:rsidR="00002B33" w:rsidRPr="003306E4" w:rsidRDefault="00002B33" w:rsidP="009B10AE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3306E4">
                    <w:rPr>
                      <w:rFonts w:ascii="Times New Roman" w:hAnsi="Times New Roman"/>
                      <w:sz w:val="16"/>
                      <w:szCs w:val="16"/>
                    </w:rPr>
                    <w:t xml:space="preserve">Кафедра 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>спортивно-педагогічних дисциплін і фітнесу</w:t>
                  </w:r>
                </w:p>
              </w:txbxContent>
            </v:textbox>
          </v:rect>
        </w:pict>
      </w:r>
    </w:p>
    <w:p w:rsidR="009B10AE" w:rsidRDefault="00370DAF" w:rsidP="009B10AE">
      <w:pPr>
        <w:pStyle w:val="a3"/>
        <w:tabs>
          <w:tab w:val="left" w:pos="567"/>
        </w:tabs>
        <w:jc w:val="lef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</w:rPr>
        <w:pict>
          <v:rect id="_x0000_s1158" alt="" style="position:absolute;margin-left:418.9pt;margin-top:12.1pt;width:141.75pt;height:23.35pt;z-index:252692480;mso-wrap-edited:f;v-text-anchor:middle" strokeweight="1pt">
            <v:fill opacity="13107f" rotate="t" focus="50%" type="gradient"/>
            <v:textbox style="mso-next-textbox:#_x0000_s1158" inset=".5mm,.3mm,.5mm,.3mm">
              <w:txbxContent>
                <w:p w:rsidR="00002B33" w:rsidRPr="000202A4" w:rsidRDefault="00002B33" w:rsidP="0007311A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8"/>
                    </w:rPr>
                  </w:pPr>
                  <w:r w:rsidRPr="00727CFD">
                    <w:rPr>
                      <w:rFonts w:ascii="Times New Roman" w:hAnsi="Times New Roman"/>
                      <w:sz w:val="16"/>
                      <w:szCs w:val="18"/>
                      <w:lang w:val="ru-RU"/>
                    </w:rPr>
                    <w:t xml:space="preserve">Навчально-наукова </w:t>
                  </w:r>
                  <w:r w:rsidRPr="00727CFD">
                    <w:rPr>
                      <w:rFonts w:ascii="Times New Roman" w:hAnsi="Times New Roman"/>
                      <w:sz w:val="16"/>
                      <w:szCs w:val="18"/>
                    </w:rPr>
                    <w:t>лабораторія біофізики, біомеханіки та кінезіології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rect id="_x0000_s1157" alt="" style="position:absolute;margin-left:200.7pt;margin-top:3.7pt;width:141.75pt;height:15.6pt;z-index:252251136;mso-wrap-edited:f;v-text-anchor:middle" strokeweight="1pt">
            <v:fill opacity="13107f" o:opacity2="19661f" rotate="t" focus="-50%" type="gradient"/>
            <v:textbox style="mso-next-textbox:#_x0000_s1157" inset=".5mm,.3mm,.5mm,.3mm">
              <w:txbxContent>
                <w:p w:rsidR="00002B33" w:rsidRPr="00570D92" w:rsidRDefault="00002B33" w:rsidP="009B10AE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570D92">
                    <w:rPr>
                      <w:rFonts w:ascii="Times New Roman" w:hAnsi="Times New Roman"/>
                      <w:sz w:val="16"/>
                      <w:szCs w:val="16"/>
                    </w:rPr>
                    <w:t>Кафедра образотворчого мистецтва</w:t>
                  </w:r>
                </w:p>
              </w:txbxContent>
            </v:textbox>
          </v:rect>
        </w:pict>
      </w:r>
    </w:p>
    <w:p w:rsidR="009B10AE" w:rsidRDefault="009B10AE" w:rsidP="009B10AE">
      <w:pPr>
        <w:pStyle w:val="a3"/>
        <w:tabs>
          <w:tab w:val="left" w:pos="567"/>
        </w:tabs>
        <w:jc w:val="left"/>
        <w:rPr>
          <w:rFonts w:ascii="Times New Roman" w:hAnsi="Times New Roman"/>
          <w:sz w:val="28"/>
          <w:szCs w:val="28"/>
          <w:lang w:val="uk-UA"/>
        </w:rPr>
      </w:pPr>
    </w:p>
    <w:p w:rsidR="009B10AE" w:rsidRDefault="00370DAF" w:rsidP="009B10AE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 w:rsidRPr="00370DAF">
        <w:rPr>
          <w:noProof/>
        </w:rPr>
        <w:pict>
          <v:rect id="_x0000_s1156" alt="" style="position:absolute;margin-left:418.9pt;margin-top:8.7pt;width:141.75pt;height:16.6pt;z-index:251480064;mso-wrap-edited:f;v-text-anchor:middle" strokeweight="1pt">
            <v:fill o:opacity2=".5" rotate="t" focus="-50%" type="gradient"/>
            <v:textbox style="mso-next-textbox:#_x0000_s1156" inset=".5mm,.3mm,.5mm,.3mm">
              <w:txbxContent>
                <w:p w:rsidR="00002B33" w:rsidRPr="00A02C60" w:rsidRDefault="00002B33" w:rsidP="00F464B7">
                  <w:pPr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A02C60">
                    <w:rPr>
                      <w:rFonts w:ascii="Times New Roman" w:hAnsi="Times New Roman"/>
                      <w:sz w:val="16"/>
                      <w:szCs w:val="16"/>
                    </w:rPr>
                    <w:t>Лижна база</w:t>
                  </w:r>
                </w:p>
              </w:txbxContent>
            </v:textbox>
          </v:rect>
        </w:pict>
      </w:r>
    </w:p>
    <w:p w:rsidR="009B10AE" w:rsidRDefault="009B10AE" w:rsidP="009B10AE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</w:p>
    <w:p w:rsidR="009B10AE" w:rsidRDefault="009B10AE" w:rsidP="009B10AE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</w:p>
    <w:p w:rsidR="009B10AE" w:rsidRDefault="009B10AE" w:rsidP="009B10AE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</w:p>
    <w:p w:rsidR="009B10AE" w:rsidRDefault="009B10AE" w:rsidP="009B10AE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</w:p>
    <w:p w:rsidR="009B10AE" w:rsidRDefault="00370DAF" w:rsidP="009B10AE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 w:rsidRPr="00370DAF">
        <w:rPr>
          <w:noProof/>
        </w:rPr>
        <w:pict>
          <v:shape id="_x0000_s1481" type="#_x0000_t32" alt="" style="position:absolute;margin-left:560.65pt;margin-top:13.2pt;width:51.7pt;height:113.15pt;flip:x;z-index:252850176;mso-wrap-edited:f" o:connectortype="straight">
            <v:stroke endarrow="block"/>
          </v:shape>
        </w:pict>
      </w:r>
      <w:r w:rsidRPr="00370DAF">
        <w:rPr>
          <w:noProof/>
        </w:rPr>
        <w:pict>
          <v:shape id="_x0000_s1448" type="#_x0000_t32" alt="" style="position:absolute;margin-left:560.65pt;margin-top:13.2pt;width:51.85pt;height:93.5pt;flip:x;z-index:252825600;mso-wrap-edited:f" o:connectortype="straight">
            <v:stroke endarrow="block"/>
          </v:shape>
        </w:pict>
      </w:r>
      <w:r w:rsidRPr="00370DAF">
        <w:rPr>
          <w:noProof/>
        </w:rPr>
        <w:pict>
          <v:shape id="_x0000_s1155" type="#_x0000_t32" alt="" style="position:absolute;margin-left:560.65pt;margin-top:13.2pt;width:49.15pt;height:67.95pt;flip:x;z-index:252680192;mso-wrap-edited:f" o:connectortype="straight">
            <v:stroke endarrow="block"/>
          </v:shape>
        </w:pict>
      </w:r>
      <w:r w:rsidRPr="00370DAF">
        <w:rPr>
          <w:noProof/>
        </w:rPr>
        <w:pict>
          <v:shape id="_x0000_s1152" type="#_x0000_t32" alt="" style="position:absolute;margin-left:560.65pt;margin-top:13.2pt;width:51.7pt;height:44.2pt;flip:x;z-index:252272640;mso-wrap-edited:f" o:connectortype="straight">
            <v:stroke endarrow="block"/>
          </v:shape>
        </w:pict>
      </w:r>
      <w:r w:rsidRPr="00370DAF">
        <w:rPr>
          <w:noProof/>
        </w:rPr>
        <w:pict>
          <v:rect id="_x0000_s1150" alt="" style="position:absolute;margin-left:612.35pt;margin-top:3.3pt;width:149.65pt;height:23.55pt;z-index:252247040;mso-wrap-edited:f;v-text-anchor:middle" strokeweight="2.25pt">
            <v:fill opacity="13107f" o:opacity2="19661f" rotate="t" focus="-50%" type="gradient"/>
            <v:textbox style="mso-next-textbox:#_x0000_s1150" inset=".5mm,.3mm,.5mm,.3mm">
              <w:txbxContent>
                <w:p w:rsidR="00002B33" w:rsidRPr="00DA3E9D" w:rsidRDefault="00002B33" w:rsidP="009B10AE">
                  <w:pPr>
                    <w:spacing w:line="192" w:lineRule="auto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DA3E9D">
                    <w:rPr>
                      <w:rFonts w:ascii="Times New Roman" w:hAnsi="Times New Roman"/>
                      <w:sz w:val="18"/>
                      <w:szCs w:val="18"/>
                    </w:rPr>
                    <w:t xml:space="preserve">Факультет </w:t>
                  </w:r>
                  <w:r>
                    <w:rPr>
                      <w:rFonts w:ascii="Times New Roman" w:hAnsi="Times New Roman"/>
                      <w:sz w:val="18"/>
                      <w:szCs w:val="18"/>
                    </w:rPr>
                    <w:t>соціально-гуманітарних наук і соціальних технологій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shape id="_x0000_s1154" type="#_x0000_t32" alt="" style="position:absolute;margin-left:560.65pt;margin-top:13.2pt;width:51.85pt;height:0;flip:x;z-index:252271616;mso-wrap-edited:f" o:connectortype="straight">
            <v:stroke endarrow="block"/>
          </v:shape>
        </w:pict>
      </w:r>
      <w:r w:rsidRPr="00370DAF">
        <w:rPr>
          <w:noProof/>
        </w:rPr>
        <w:pict>
          <v:shape id="_x0000_s1153" type="#_x0000_t32" alt="" style="position:absolute;margin-left:560.65pt;margin-top:13.2pt;width:51.85pt;height:23.55pt;flip:x;z-index:252273664;mso-wrap-edited:f" o:connectortype="straight">
            <v:stroke endarrow="block"/>
          </v:shape>
        </w:pict>
      </w:r>
      <w:r w:rsidRPr="00370DAF">
        <w:rPr>
          <w:noProof/>
        </w:rPr>
        <w:pict>
          <v:rect id="_x0000_s1151" alt="" style="position:absolute;margin-left:418.9pt;margin-top:7.95pt;width:141.75pt;height:15.6pt;z-index:252250112;mso-wrap-edited:f;v-text-anchor:middle" strokeweight="1pt">
            <v:fill opacity="13107f" o:opacity2="19661f" rotate="t" focus="-50%" type="gradient"/>
            <v:textbox style="mso-next-textbox:#_x0000_s1151" inset=".5mm,.3mm,.5mm,.3mm">
              <w:txbxContent>
                <w:p w:rsidR="00002B33" w:rsidRPr="00570D92" w:rsidRDefault="00002B33" w:rsidP="009B10AE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570D92">
                    <w:rPr>
                      <w:rFonts w:ascii="Times New Roman" w:hAnsi="Times New Roman"/>
                      <w:sz w:val="16"/>
                      <w:szCs w:val="16"/>
                    </w:rPr>
                    <w:t>Кафедра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 xml:space="preserve"> реабілітаційної</w:t>
                  </w:r>
                  <w:r w:rsidRPr="00570D92">
                    <w:rPr>
                      <w:rFonts w:ascii="Times New Roman" w:hAnsi="Times New Roman"/>
                      <w:sz w:val="16"/>
                      <w:szCs w:val="16"/>
                    </w:rPr>
                    <w:t xml:space="preserve"> психології</w:t>
                  </w:r>
                </w:p>
              </w:txbxContent>
            </v:textbox>
          </v:rect>
        </w:pict>
      </w:r>
    </w:p>
    <w:p w:rsidR="009B10AE" w:rsidRDefault="00370DAF" w:rsidP="009B10AE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</w:rPr>
        <w:pict>
          <v:rect id="_x0000_s1480" alt="" style="position:absolute;margin-left:418.9pt;margin-top:14pt;width:141.75pt;height:12.9pt;z-index:252849152;mso-wrap-edited:f;v-text-anchor:middle" strokeweight="1pt">
            <v:fill opacity="13107f" o:opacity2="19661f" rotate="t" focus="-50%" type="gradient"/>
            <v:textbox style="mso-next-textbox:#_x0000_s1480" inset=".5mm,.3mm,.5mm,.3mm">
              <w:txbxContent>
                <w:p w:rsidR="00002B33" w:rsidRPr="00570D92" w:rsidRDefault="00002B33" w:rsidP="006035E9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570D92">
                    <w:rPr>
                      <w:rFonts w:ascii="Times New Roman" w:hAnsi="Times New Roman"/>
                      <w:sz w:val="16"/>
                      <w:szCs w:val="16"/>
                    </w:rPr>
                    <w:t xml:space="preserve">Кафедра 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>психології розвитку</w:t>
                  </w:r>
                </w:p>
              </w:txbxContent>
            </v:textbox>
          </v:rect>
        </w:pict>
      </w:r>
    </w:p>
    <w:p w:rsidR="009B10AE" w:rsidRDefault="00370DAF" w:rsidP="009B10AE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 w:rsidRPr="00370DAF">
        <w:rPr>
          <w:noProof/>
        </w:rPr>
        <w:pict>
          <v:rect id="_x0000_s1148" alt="" style="position:absolute;margin-left:206.5pt;margin-top:9.6pt;width:141.75pt;height:15.6pt;z-index:252289024;mso-wrap-edited:f;v-text-anchor:middle" strokeweight="1pt">
            <v:fill opacity="13107f" o:opacity2="19661f" rotate="t" focus="-50%" type="gradient"/>
            <v:textbox style="mso-next-textbox:#_x0000_s1148" inset=".5mm,.3mm,.5mm,.3mm">
              <w:txbxContent>
                <w:p w:rsidR="00002B33" w:rsidRPr="00570D92" w:rsidRDefault="00002B33" w:rsidP="009B10AE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570D92">
                    <w:rPr>
                      <w:rFonts w:ascii="Times New Roman" w:hAnsi="Times New Roman"/>
                      <w:sz w:val="16"/>
                      <w:szCs w:val="16"/>
                    </w:rPr>
                    <w:t>Кафедра англійської філології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rect id="_x0000_s1147" alt="" style="position:absolute;margin-left:25.25pt;margin-top:10.8pt;width:149.65pt;height:21.25pt;z-index:252252160;mso-wrap-edited:f;v-text-anchor:middle" strokeweight="2.25pt">
            <v:fill opacity="13107f" o:opacity2="19661f" rotate="t" focus="-50%" type="gradient"/>
            <v:textbox style="mso-next-textbox:#_x0000_s1147" inset=".5mm,.3mm,.5mm,.3mm">
              <w:txbxContent>
                <w:p w:rsidR="00002B33" w:rsidRPr="0064657B" w:rsidRDefault="00002B33" w:rsidP="009B10AE">
                  <w:pPr>
                    <w:spacing w:line="192" w:lineRule="auto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64657B">
                    <w:rPr>
                      <w:rFonts w:ascii="Times New Roman" w:hAnsi="Times New Roman"/>
                      <w:sz w:val="18"/>
                      <w:szCs w:val="18"/>
                    </w:rPr>
                    <w:t>Факультет іноземної філології</w:t>
                  </w:r>
                </w:p>
              </w:txbxContent>
            </v:textbox>
          </v:rect>
        </w:pict>
      </w:r>
    </w:p>
    <w:p w:rsidR="009B10AE" w:rsidRDefault="00370DAF" w:rsidP="009B10AE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 w:rsidRPr="00370DAF">
        <w:rPr>
          <w:noProof/>
        </w:rPr>
        <w:pict>
          <v:rect id="_x0000_s1149" alt="" style="position:absolute;margin-left:418.9pt;margin-top:.3pt;width:141.75pt;height:18.45pt;z-index:252249088;mso-wrap-edited:f;v-text-anchor:middle" strokeweight="1pt">
            <v:fill opacity="13107f" o:opacity2="19661f" rotate="t" focus="-50%" type="gradient"/>
            <v:textbox style="mso-next-textbox:#_x0000_s1149" inset=".5mm,.3mm,.5mm,.3mm">
              <w:txbxContent>
                <w:p w:rsidR="00002B33" w:rsidRPr="00570D92" w:rsidRDefault="00002B33" w:rsidP="009B10AE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570D92">
                    <w:rPr>
                      <w:rFonts w:ascii="Times New Roman" w:hAnsi="Times New Roman"/>
                      <w:sz w:val="16"/>
                      <w:szCs w:val="16"/>
                    </w:rPr>
                    <w:t>Кафедра політології, соціології і культурології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shape id="_x0000_s1145" type="#_x0000_t32" alt="" style="position:absolute;margin-left:174.9pt;margin-top:.3pt;width:31.7pt;height:72.4pt;z-index:252278784;mso-wrap-edited:f" o:connectortype="straight">
            <v:stroke endarrow="block"/>
          </v:shape>
        </w:pict>
      </w:r>
      <w:r w:rsidRPr="00370DAF">
        <w:rPr>
          <w:noProof/>
        </w:rPr>
        <w:pict>
          <v:shape id="_x0000_s1144" type="#_x0000_t32" alt="" style="position:absolute;margin-left:174.9pt;margin-top:.3pt;width:31.7pt;height:46.9pt;z-index:252277760;mso-wrap-edited:f" o:connectortype="straight">
            <v:stroke endarrow="block"/>
          </v:shape>
        </w:pict>
      </w:r>
      <w:r w:rsidRPr="00370DAF">
        <w:rPr>
          <w:noProof/>
        </w:rPr>
        <w:pict>
          <v:shape id="_x0000_s1143" type="#_x0000_t32" alt="" style="position:absolute;margin-left:174.9pt;margin-top:.3pt;width:31.7pt;height:24.95pt;z-index:252276736;mso-wrap-edited:f" o:connectortype="straight">
            <v:stroke endarrow="block"/>
          </v:shape>
        </w:pict>
      </w:r>
      <w:r w:rsidRPr="00370DAF">
        <w:rPr>
          <w:noProof/>
        </w:rPr>
        <w:pict>
          <v:shape id="_x0000_s1142" type="#_x0000_t32" alt="" style="position:absolute;margin-left:174.9pt;margin-top:.3pt;width:31.7pt;height:0;z-index:252275712;mso-wrap-edited:f" o:connectortype="straight">
            <v:stroke endarrow="block"/>
          </v:shape>
        </w:pict>
      </w:r>
    </w:p>
    <w:p w:rsidR="009B10AE" w:rsidRDefault="00370DAF" w:rsidP="009B10AE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 w:rsidRPr="00370DAF">
        <w:rPr>
          <w:noProof/>
        </w:rPr>
        <w:pict>
          <v:rect id="_x0000_s1141" alt="" style="position:absolute;margin-left:418.9pt;margin-top:9.15pt;width:141.75pt;height:18.45pt;z-index:252248064;mso-wrap-edited:f;v-text-anchor:middle" strokeweight="1pt">
            <v:fill opacity="13107f" o:opacity2="19661f" rotate="t" focus="-50%" type="gradient"/>
            <v:textbox style="mso-next-textbox:#_x0000_s1141" inset=".5mm,.3mm,.5mm,.3mm">
              <w:txbxContent>
                <w:p w:rsidR="00002B33" w:rsidRPr="00570D92" w:rsidRDefault="00002B33" w:rsidP="009B10AE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570D92">
                    <w:rPr>
                      <w:rFonts w:ascii="Times New Roman" w:hAnsi="Times New Roman"/>
                      <w:sz w:val="16"/>
                      <w:szCs w:val="16"/>
                    </w:rPr>
                    <w:t>Кафедра соціальної роботи і соціальної педагогіки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rect id="_x0000_s1140" alt="" style="position:absolute;margin-left:206.6pt;margin-top:1.7pt;width:141.75pt;height:18.45pt;z-index:252253184;mso-wrap-edited:f;v-text-anchor:middle" strokeweight="1pt">
            <v:fill opacity="13107f" o:opacity2="19661f" rotate="t" focus="-50%" type="gradient"/>
            <v:textbox style="mso-next-textbox:#_x0000_s1140" inset=".5mm,.3mm,.5mm,.3mm">
              <w:txbxContent>
                <w:p w:rsidR="00002B33" w:rsidRPr="00570D92" w:rsidRDefault="00002B33" w:rsidP="009B10AE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570D92">
                    <w:rPr>
                      <w:rFonts w:ascii="Times New Roman" w:hAnsi="Times New Roman"/>
                      <w:sz w:val="16"/>
                      <w:szCs w:val="16"/>
                    </w:rPr>
                    <w:t xml:space="preserve">Кафедра 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>загального мовознавства і романо-германської філології</w:t>
                  </w:r>
                </w:p>
              </w:txbxContent>
            </v:textbox>
          </v:rect>
        </w:pict>
      </w:r>
    </w:p>
    <w:p w:rsidR="009B10AE" w:rsidRDefault="00370DAF" w:rsidP="009B10AE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 w:rsidRPr="00370DAF">
        <w:rPr>
          <w:noProof/>
        </w:rPr>
        <w:pict>
          <v:rect id="_x0000_s1138" alt="" style="position:absolute;margin-left:206.6pt;margin-top:7.8pt;width:141.75pt;height:18.45pt;z-index:252257280;mso-wrap-edited:f;v-text-anchor:middle" strokeweight="1pt">
            <v:fill opacity="13107f" o:opacity2="19661f" rotate="t" focus="-50%" type="gradient"/>
            <v:textbox style="mso-next-textbox:#_x0000_s1138" inset=".5mm,.3mm,.5mm,.3mm">
              <w:txbxContent>
                <w:p w:rsidR="00002B33" w:rsidRPr="00570D92" w:rsidRDefault="00002B33" w:rsidP="009B10AE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570D92">
                    <w:rPr>
                      <w:rFonts w:ascii="Times New Roman" w:hAnsi="Times New Roman"/>
                      <w:sz w:val="16"/>
                      <w:szCs w:val="16"/>
                    </w:rPr>
                    <w:t>Кафедра практики англійського усного і писемного мовлення</w:t>
                  </w:r>
                </w:p>
              </w:txbxContent>
            </v:textbox>
          </v:rect>
        </w:pict>
      </w:r>
    </w:p>
    <w:p w:rsidR="009B10AE" w:rsidRDefault="00370DAF" w:rsidP="009B10AE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 w:rsidRPr="00370DAF">
        <w:rPr>
          <w:noProof/>
        </w:rPr>
        <w:pict>
          <v:rect id="_x0000_s1139" alt="" style="position:absolute;margin-left:418.9pt;margin-top:.25pt;width:141.75pt;height:18.45pt;z-index:252679168;mso-wrap-edited:f;v-text-anchor:middle" strokeweight="1pt">
            <v:fill opacity="13107f" o:opacity2="19661f" rotate="t" focus="-50%" type="gradient"/>
            <v:textbox style="mso-next-textbox:#_x0000_s1139" inset=".5mm,.3mm,.5mm,.3mm">
              <w:txbxContent>
                <w:p w:rsidR="00002B33" w:rsidRPr="003306E4" w:rsidRDefault="00002B33" w:rsidP="00D57C20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3306E4">
                    <w:rPr>
                      <w:rFonts w:ascii="Times New Roman" w:hAnsi="Times New Roman"/>
                      <w:sz w:val="16"/>
                      <w:szCs w:val="16"/>
                    </w:rPr>
                    <w:t xml:space="preserve">Кафедра 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>менеджменту та економіки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rect id="_x0000_s1136" alt="" style="position:absolute;margin-left:206.6pt;margin-top:14.2pt;width:141.75pt;height:15.6pt;z-index:252254208;mso-wrap-edited:f;v-text-anchor:middle" strokeweight="1pt">
            <v:fill opacity="13107f" o:opacity2="19661f" rotate="t" focus="-50%" type="gradient"/>
            <v:textbox style="mso-next-textbox:#_x0000_s1136" inset=".5mm,.3mm,.5mm,.3mm">
              <w:txbxContent>
                <w:p w:rsidR="00002B33" w:rsidRPr="00570D92" w:rsidRDefault="00002B33" w:rsidP="009B10AE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570D92">
                    <w:rPr>
                      <w:rFonts w:ascii="Times New Roman" w:hAnsi="Times New Roman"/>
                      <w:sz w:val="16"/>
                      <w:szCs w:val="16"/>
                    </w:rPr>
                    <w:t>Кафедра східних мов</w:t>
                  </w:r>
                </w:p>
              </w:txbxContent>
            </v:textbox>
          </v:rect>
        </w:pict>
      </w:r>
    </w:p>
    <w:p w:rsidR="009B10AE" w:rsidRDefault="00370DAF" w:rsidP="009B10AE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 w:rsidRPr="00370DAF">
        <w:rPr>
          <w:noProof/>
        </w:rPr>
        <w:pict>
          <v:rect id="_x0000_s1197" alt="" style="position:absolute;margin-left:418.9pt;margin-top:8.2pt;width:141.75pt;height:20.3pt;z-index:252476416;mso-wrap-edited:f;v-text-anchor:middle" strokeweight="1pt">
            <v:fill opacity="13107f" o:opacity2="19661f" rotate="t" focus="-50%" type="gradient"/>
            <v:textbox style="mso-next-textbox:#_x0000_s1197" inset=".5mm,.3mm,.5mm,.3mm">
              <w:txbxContent>
                <w:p w:rsidR="00002B33" w:rsidRDefault="00002B33" w:rsidP="00450F3A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513AA7">
                    <w:rPr>
                      <w:rFonts w:ascii="Times New Roman" w:hAnsi="Times New Roman"/>
                      <w:sz w:val="16"/>
                      <w:szCs w:val="16"/>
                    </w:rPr>
                    <w:t>Кафедра філософії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 xml:space="preserve"> імені професора </w:t>
                  </w:r>
                </w:p>
                <w:p w:rsidR="00002B33" w:rsidRPr="00513AA7" w:rsidRDefault="00002B33" w:rsidP="00450F3A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>М. Д. Култаєвої</w:t>
                  </w:r>
                </w:p>
              </w:txbxContent>
            </v:textbox>
          </v:rect>
        </w:pict>
      </w:r>
    </w:p>
    <w:p w:rsidR="009B10AE" w:rsidRDefault="009B10AE" w:rsidP="009B10AE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</w:p>
    <w:p w:rsidR="009B10AE" w:rsidRDefault="009B10AE" w:rsidP="009B10AE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</w:p>
    <w:p w:rsidR="009B10AE" w:rsidRDefault="00370DAF" w:rsidP="009B10AE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</w:rPr>
        <w:pict>
          <v:shape id="_x0000_s1408" type="#_x0000_t32" alt="" style="position:absolute;margin-left:165.65pt;margin-top:9pt;width:39.65pt;height:21.35pt;flip:y;z-index:252801024;mso-wrap-edited:f" o:connectortype="straight">
            <v:stroke endarrow="block"/>
          </v:shape>
        </w:pict>
      </w:r>
      <w:r>
        <w:rPr>
          <w:rFonts w:ascii="Times New Roman" w:hAnsi="Times New Roman"/>
          <w:noProof/>
          <w:sz w:val="28"/>
          <w:szCs w:val="28"/>
        </w:rPr>
        <w:pict>
          <v:rect id="_x0000_s1404" alt="" style="position:absolute;margin-left:205.4pt;margin-top:.5pt;width:142.95pt;height:16.9pt;z-index:252796928;mso-wrap-edited:f;v-text-anchor:middle" strokeweight="1pt">
            <v:fill opacity=".5" o:opacity2=".5" rotate="t" focus="-50%" type="gradient"/>
            <v:textbox style="mso-next-textbox:#_x0000_s1404" inset=".5mm,.3mm,.5mm,.3mm">
              <w:txbxContent>
                <w:p w:rsidR="00002B33" w:rsidRPr="00541ED0" w:rsidRDefault="00002B33" w:rsidP="001A0AEF">
                  <w:pPr>
                    <w:pStyle w:val="a3"/>
                    <w:rPr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  <w:lang w:val="uk-UA"/>
                    </w:rPr>
                    <w:t>Центр</w:t>
                  </w:r>
                  <w:r w:rsidRPr="0047132F">
                    <w:rPr>
                      <w:rFonts w:ascii="Times New Roman" w:hAnsi="Times New Roman"/>
                      <w:sz w:val="16"/>
                      <w:szCs w:val="16"/>
                      <w:lang w:val="uk-UA"/>
                    </w:rPr>
                    <w:t xml:space="preserve"> карʼєрного зростання</w:t>
                  </w:r>
                </w:p>
              </w:txbxContent>
            </v:textbox>
          </v:rect>
        </w:pict>
      </w:r>
    </w:p>
    <w:p w:rsidR="009B10AE" w:rsidRDefault="00370DAF" w:rsidP="009B10AE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</w:rPr>
        <w:pict>
          <v:shape id="_x0000_s1410" type="#_x0000_t32" alt="" style="position:absolute;margin-left:165.65pt;margin-top:14.25pt;width:39.55pt;height:25.95pt;z-index:252803072;mso-wrap-edited:f" o:connectortype="straight">
            <v:stroke endarrow="block"/>
          </v:shape>
        </w:pict>
      </w:r>
      <w:r>
        <w:rPr>
          <w:rFonts w:ascii="Times New Roman" w:hAnsi="Times New Roman"/>
          <w:noProof/>
          <w:sz w:val="28"/>
          <w:szCs w:val="28"/>
        </w:rPr>
        <w:pict>
          <v:shape id="_x0000_s1409" type="#_x0000_t32" alt="" style="position:absolute;margin-left:166.95pt;margin-top:14.25pt;width:38.25pt;height:0;z-index:252802048;mso-wrap-edited:f" o:connectortype="straight">
            <v:stroke endarrow="block"/>
          </v:shape>
        </w:pict>
      </w:r>
      <w:r>
        <w:rPr>
          <w:rFonts w:ascii="Times New Roman" w:hAnsi="Times New Roman"/>
          <w:noProof/>
          <w:sz w:val="28"/>
          <w:szCs w:val="28"/>
        </w:rPr>
        <w:pict>
          <v:rect id="_x0000_s1405" alt="" style="position:absolute;margin-left:205.3pt;margin-top:9.05pt;width:142.95pt;height:16.7pt;z-index:252797952;mso-wrap-edited:f;v-text-anchor:middle" strokeweight="1pt">
            <v:fill opacity=".5" o:opacity2=".5" rotate="t" focus="-50%" type="gradient"/>
            <v:stroke dashstyle="dash"/>
            <v:textbox style="mso-next-textbox:#_x0000_s1405" inset=".5mm,.3mm,.5mm,.3mm">
              <w:txbxContent>
                <w:p w:rsidR="00002B33" w:rsidRPr="00097E05" w:rsidRDefault="00002B33" w:rsidP="001A0AEF">
                  <w:pPr>
                    <w:rPr>
                      <w:i/>
                      <w:sz w:val="16"/>
                      <w:szCs w:val="16"/>
                    </w:rPr>
                  </w:pPr>
                  <w:r w:rsidRPr="00097E05"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Центр освіти дорослих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rect id="_x0000_s1248" alt="" style="position:absolute;margin-left:15.35pt;margin-top:1.3pt;width:150.3pt;height:24.45pt;z-index:251785216;mso-wrap-edited:f;v-text-anchor:middle" strokeweight="2pt">
            <v:fill opacity="13107f" o:opacity2="13107f" rotate="t" focus="-50%" type="gradient"/>
            <v:textbox style="mso-next-textbox:#_x0000_s1248" inset=".5mm,.3mm,.5mm,.3mm">
              <w:txbxContent>
                <w:p w:rsidR="00002B33" w:rsidRPr="001D5BF2" w:rsidRDefault="00002B33" w:rsidP="00821D68">
                  <w:pPr>
                    <w:rPr>
                      <w:rFonts w:ascii="Times New Roman" w:hAnsi="Times New Roman"/>
                      <w:sz w:val="18"/>
                      <w:szCs w:val="20"/>
                    </w:rPr>
                  </w:pPr>
                  <w:r w:rsidRPr="001D5BF2">
                    <w:rPr>
                      <w:rFonts w:ascii="Times New Roman" w:hAnsi="Times New Roman"/>
                      <w:sz w:val="18"/>
                      <w:szCs w:val="20"/>
                    </w:rPr>
                    <w:t xml:space="preserve">Інститут післядипломної освіти </w:t>
                  </w:r>
                </w:p>
              </w:txbxContent>
            </v:textbox>
          </v:rect>
        </w:pict>
      </w:r>
    </w:p>
    <w:p w:rsidR="009B10AE" w:rsidRDefault="00370DAF" w:rsidP="009B10AE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</w:rPr>
        <w:pict>
          <v:rect id="_x0000_s1407" alt="" style="position:absolute;margin-left:205.4pt;margin-top:14.85pt;width:141.75pt;height:32.25pt;z-index:252800000;mso-wrap-edited:f;v-text-anchor:middle" filled="f" strokeweight="1pt">
            <v:stroke dashstyle="dash"/>
            <v:textbox style="mso-next-textbox:#_x0000_s1407" inset=".5mm,.3mm,.5mm,.3mm">
              <w:txbxContent>
                <w:p w:rsidR="00002B33" w:rsidRPr="00BC39E6" w:rsidRDefault="00002B33" w:rsidP="001A0AEF">
                  <w:pPr>
                    <w:spacing w:line="192" w:lineRule="auto"/>
                    <w:rPr>
                      <w:rFonts w:ascii="Times New Roman" w:hAnsi="Times New Roman"/>
                      <w:i/>
                      <w:sz w:val="16"/>
                      <w:szCs w:val="16"/>
                    </w:rPr>
                  </w:pPr>
                  <w:r w:rsidRPr="00BC39E6">
                    <w:rPr>
                      <w:rFonts w:ascii="Times New Roman" w:hAnsi="Times New Roman"/>
                      <w:i/>
                      <w:sz w:val="16"/>
                      <w:szCs w:val="16"/>
                      <w:lang w:val="ru-RU"/>
                    </w:rPr>
                    <w:t xml:space="preserve">Центр </w:t>
                  </w:r>
                  <w:proofErr w:type="gramStart"/>
                  <w:r w:rsidRPr="00BC39E6"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п</w:t>
                  </w:r>
                  <w:proofErr w:type="gramEnd"/>
                  <w:r w:rsidRPr="00BC39E6"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ідготовки вчителів початкових класів до проходження сертифікації педагогічних працівників</w:t>
                  </w:r>
                </w:p>
              </w:txbxContent>
            </v:textbox>
          </v:rect>
        </w:pict>
      </w:r>
    </w:p>
    <w:p w:rsidR="009B10AE" w:rsidRDefault="009B10AE" w:rsidP="009B10AE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</w:p>
    <w:p w:rsidR="009B10AE" w:rsidRDefault="009B10AE" w:rsidP="009B10AE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</w:p>
    <w:p w:rsidR="009B10AE" w:rsidRDefault="009B10AE" w:rsidP="009B10AE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</w:p>
    <w:p w:rsidR="009B10AE" w:rsidRDefault="009B10AE" w:rsidP="009B10AE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</w:p>
    <w:p w:rsidR="000C1167" w:rsidRDefault="000C1167" w:rsidP="00246504">
      <w:pPr>
        <w:tabs>
          <w:tab w:val="left" w:pos="764"/>
          <w:tab w:val="center" w:pos="7568"/>
        </w:tabs>
        <w:jc w:val="left"/>
        <w:rPr>
          <w:rFonts w:ascii="Times New Roman" w:hAnsi="Times New Roman"/>
          <w:sz w:val="28"/>
          <w:szCs w:val="28"/>
        </w:rPr>
      </w:pPr>
    </w:p>
    <w:p w:rsidR="00246504" w:rsidRDefault="00246504" w:rsidP="00246504">
      <w:pPr>
        <w:tabs>
          <w:tab w:val="left" w:pos="764"/>
          <w:tab w:val="center" w:pos="7568"/>
        </w:tabs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:rsidR="00246504" w:rsidRDefault="00246504" w:rsidP="009B10AE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</w:p>
    <w:p w:rsidR="002F3A22" w:rsidRDefault="00450F3A" w:rsidP="002F3A22">
      <w:pPr>
        <w:pStyle w:val="a3"/>
        <w:spacing w:line="192" w:lineRule="auto"/>
        <w:jc w:val="right"/>
        <w:rPr>
          <w:rFonts w:ascii="Times New Roman" w:hAnsi="Times New Roman"/>
          <w:lang w:val="uk-UA"/>
        </w:rPr>
      </w:pPr>
      <w:r>
        <w:rPr>
          <w:rFonts w:ascii="Times New Roman" w:hAnsi="Times New Roman"/>
          <w:sz w:val="16"/>
          <w:szCs w:val="16"/>
          <w:lang w:val="uk-UA"/>
        </w:rPr>
        <w:lastRenderedPageBreak/>
        <w:tab/>
      </w:r>
    </w:p>
    <w:p w:rsidR="002F3A22" w:rsidRPr="005738A3" w:rsidRDefault="002F3A22" w:rsidP="00300D78">
      <w:pPr>
        <w:pStyle w:val="a3"/>
        <w:tabs>
          <w:tab w:val="left" w:pos="4608"/>
          <w:tab w:val="right" w:pos="15562"/>
        </w:tabs>
        <w:jc w:val="right"/>
        <w:rPr>
          <w:rFonts w:ascii="Times New Roman" w:hAnsi="Times New Roman"/>
          <w:sz w:val="16"/>
          <w:szCs w:val="16"/>
          <w:lang w:val="uk-UA"/>
        </w:rPr>
      </w:pPr>
      <w:r>
        <w:rPr>
          <w:rFonts w:ascii="Times New Roman" w:hAnsi="Times New Roman"/>
          <w:lang w:val="uk-UA"/>
        </w:rPr>
        <w:tab/>
      </w:r>
      <w:r w:rsidRPr="005738A3">
        <w:rPr>
          <w:rFonts w:ascii="Times New Roman" w:hAnsi="Times New Roman"/>
          <w:sz w:val="16"/>
          <w:szCs w:val="16"/>
          <w:lang w:val="uk-UA"/>
        </w:rPr>
        <w:t>Додаток</w:t>
      </w:r>
      <w:r>
        <w:rPr>
          <w:rFonts w:ascii="Times New Roman" w:hAnsi="Times New Roman"/>
          <w:sz w:val="16"/>
          <w:szCs w:val="16"/>
          <w:lang w:val="uk-UA"/>
        </w:rPr>
        <w:t xml:space="preserve"> 2</w:t>
      </w:r>
    </w:p>
    <w:p w:rsidR="002F3A22" w:rsidRPr="00CB623E" w:rsidRDefault="002F3A22" w:rsidP="002F3A22">
      <w:pPr>
        <w:pStyle w:val="a3"/>
        <w:jc w:val="right"/>
        <w:rPr>
          <w:rFonts w:ascii="Times New Roman" w:hAnsi="Times New Roman"/>
          <w:sz w:val="16"/>
          <w:szCs w:val="16"/>
          <w:lang w:val="uk-UA"/>
        </w:rPr>
      </w:pPr>
      <w:r w:rsidRPr="005738A3">
        <w:rPr>
          <w:rFonts w:ascii="Times New Roman" w:hAnsi="Times New Roman"/>
          <w:sz w:val="16"/>
          <w:szCs w:val="16"/>
          <w:lang w:val="uk-UA"/>
        </w:rPr>
        <w:t>до організаційно-структурної схеми</w:t>
      </w:r>
    </w:p>
    <w:p w:rsidR="00246504" w:rsidRDefault="00450F3A" w:rsidP="00450F3A">
      <w:pPr>
        <w:pStyle w:val="a3"/>
        <w:tabs>
          <w:tab w:val="left" w:pos="4608"/>
          <w:tab w:val="right" w:pos="15562"/>
        </w:tabs>
        <w:jc w:val="both"/>
        <w:rPr>
          <w:rFonts w:ascii="Times New Roman" w:hAnsi="Times New Roman"/>
          <w:sz w:val="16"/>
          <w:szCs w:val="16"/>
          <w:lang w:val="uk-UA"/>
        </w:rPr>
      </w:pPr>
      <w:r>
        <w:rPr>
          <w:rFonts w:ascii="Times New Roman" w:hAnsi="Times New Roman"/>
          <w:sz w:val="16"/>
          <w:szCs w:val="16"/>
          <w:lang w:val="uk-UA"/>
        </w:rPr>
        <w:tab/>
      </w:r>
    </w:p>
    <w:p w:rsidR="00A96166" w:rsidRDefault="00A96166" w:rsidP="004B4920">
      <w:pPr>
        <w:pStyle w:val="a3"/>
        <w:tabs>
          <w:tab w:val="left" w:pos="0"/>
          <w:tab w:val="right" w:pos="15451"/>
        </w:tabs>
        <w:ind w:right="1559"/>
        <w:jc w:val="right"/>
        <w:rPr>
          <w:rFonts w:ascii="Times New Roman" w:hAnsi="Times New Roman"/>
          <w:sz w:val="16"/>
          <w:szCs w:val="16"/>
          <w:lang w:val="uk-UA"/>
        </w:rPr>
      </w:pPr>
    </w:p>
    <w:p w:rsidR="00633DBB" w:rsidRPr="00E51EA7" w:rsidRDefault="00370DAF" w:rsidP="004B4920">
      <w:pPr>
        <w:pStyle w:val="a3"/>
        <w:tabs>
          <w:tab w:val="left" w:pos="0"/>
          <w:tab w:val="right" w:pos="15451"/>
        </w:tabs>
        <w:ind w:right="1559"/>
        <w:jc w:val="right"/>
        <w:rPr>
          <w:rFonts w:ascii="Times New Roman" w:hAnsi="Times New Roman"/>
          <w:sz w:val="28"/>
          <w:szCs w:val="28"/>
          <w:lang w:val="uk-UA"/>
        </w:rPr>
      </w:pPr>
      <w:r w:rsidRPr="00370DAF">
        <w:rPr>
          <w:noProof/>
        </w:rPr>
        <w:pict>
          <v:rect id="_x0000_s1127" alt="" style="position:absolute;left:0;text-align:left;margin-left:327.1pt;margin-top:169.3pt;width:143pt;height:18.45pt;z-index:252663808;mso-wrap-edited:f;v-text-anchor:middle" strokeweight="1pt">
            <v:fill opacity="13107f" o:opacity2="19661f" rotate="t" focus="-50%" type="gradient"/>
            <v:stroke dashstyle="dash"/>
            <v:textbox style="mso-next-textbox:#_x0000_s1127" inset=".5mm,.3mm,.5mm,.3mm">
              <w:txbxContent>
                <w:p w:rsidR="00002B33" w:rsidRPr="005B79F0" w:rsidRDefault="00002B33" w:rsidP="00093D15">
                  <w:pPr>
                    <w:rPr>
                      <w:rFonts w:ascii="Times New Roman" w:hAnsi="Times New Roman"/>
                      <w:i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Музей етнодизайну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rect id="_x0000_s1128" alt="" style="position:absolute;left:0;text-align:left;margin-left:327.1pt;margin-top:140.65pt;width:143pt;height:21.25pt;z-index:252666880;mso-wrap-edited:f;v-text-anchor:middle" strokeweight="1pt">
            <v:fill opacity="13107f" o:opacity2="19661f" rotate="t" focus="-50%" type="gradient"/>
            <v:stroke dashstyle="dash"/>
            <v:textbox style="mso-next-textbox:#_x0000_s1128" inset=".5mm,.3mm,.5mm,.3mm">
              <w:txbxContent>
                <w:p w:rsidR="00002B33" w:rsidRPr="005B79F0" w:rsidRDefault="00002B33" w:rsidP="00093D15">
                  <w:pPr>
                    <w:rPr>
                      <w:rFonts w:ascii="Times New Roman" w:hAnsi="Times New Roman"/>
                      <w:i/>
                      <w:sz w:val="16"/>
                      <w:szCs w:val="16"/>
                    </w:rPr>
                  </w:pPr>
                  <w:r w:rsidRPr="005B79F0"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Музей іграшок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rect id="_x0000_s1129" alt="" style="position:absolute;left:0;text-align:left;margin-left:327.1pt;margin-top:109.4pt;width:143pt;height:22.5pt;z-index:252664832;mso-wrap-edited:f;v-text-anchor:middle" strokeweight="1pt">
            <v:fill opacity="13107f" rotate="t" focus="50%" type="gradient"/>
            <v:stroke dashstyle="dash"/>
            <v:textbox style="mso-next-textbox:#_x0000_s1129" inset=".5mm,.3mm,.5mm,.3mm">
              <w:txbxContent>
                <w:p w:rsidR="00002B33" w:rsidRPr="00625990" w:rsidRDefault="00002B33" w:rsidP="00093D15">
                  <w:pPr>
                    <w:rPr>
                      <w:rFonts w:ascii="Times New Roman" w:hAnsi="Times New Roman"/>
                      <w:i/>
                      <w:sz w:val="15"/>
                      <w:szCs w:val="15"/>
                    </w:rPr>
                  </w:pPr>
                  <w:r>
                    <w:rPr>
                      <w:rFonts w:ascii="Times New Roman" w:hAnsi="Times New Roman"/>
                      <w:i/>
                      <w:sz w:val="15"/>
                      <w:szCs w:val="15"/>
                    </w:rPr>
                    <w:t>Музей історії науки «</w:t>
                  </w:r>
                  <w:r>
                    <w:rPr>
                      <w:rFonts w:ascii="Times New Roman" w:hAnsi="Times New Roman"/>
                      <w:i/>
                      <w:sz w:val="15"/>
                      <w:szCs w:val="15"/>
                      <w:lang w:val="en-US"/>
                    </w:rPr>
                    <w:t>FMF OPEN SPACE</w:t>
                  </w:r>
                  <w:r>
                    <w:rPr>
                      <w:rFonts w:ascii="Times New Roman" w:hAnsi="Times New Roman"/>
                      <w:i/>
                      <w:sz w:val="15"/>
                      <w:szCs w:val="15"/>
                    </w:rPr>
                    <w:t>»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rect id="_x0000_s1131" alt="" style="position:absolute;left:0;text-align:left;margin-left:327.1pt;margin-top:78.8pt;width:143pt;height:22.75pt;z-index:252662784;mso-wrap-edited:f;v-text-anchor:middle" strokeweight="1pt">
            <v:fill rotate="t" focus="100%" type="gradient"/>
            <v:stroke dashstyle="dash"/>
            <v:textbox style="mso-next-textbox:#_x0000_s1131" inset=".5mm,.3mm,.5mm,.3mm">
              <w:txbxContent>
                <w:p w:rsidR="00002B33" w:rsidRDefault="00002B33" w:rsidP="00093D15">
                  <w:pPr>
                    <w:spacing w:line="168" w:lineRule="auto"/>
                    <w:rPr>
                      <w:rFonts w:ascii="Times New Roman" w:hAnsi="Times New Roman"/>
                      <w:i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 xml:space="preserve">Виставкова зала </w:t>
                  </w:r>
                </w:p>
                <w:p w:rsidR="00002B33" w:rsidRPr="00BE494D" w:rsidRDefault="00002B33" w:rsidP="00093D15">
                  <w:pPr>
                    <w:spacing w:line="168" w:lineRule="auto"/>
                    <w:rPr>
                      <w:rFonts w:ascii="Times New Roman" w:hAnsi="Times New Roman"/>
                      <w:i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«Музей букваря та прописів»</w:t>
                  </w:r>
                </w:p>
              </w:txbxContent>
            </v:textbox>
          </v:rect>
        </w:pict>
      </w:r>
      <w:r w:rsidRPr="00370DAF">
        <w:rPr>
          <w:rFonts w:ascii="Times New Roman" w:hAnsi="Times New Roman"/>
          <w:noProof/>
          <w:sz w:val="16"/>
          <w:szCs w:val="16"/>
        </w:rPr>
        <w:pict>
          <v:rect id="_x0000_s1135" alt="" style="position:absolute;left:0;text-align:left;margin-left:295.95pt;margin-top:17.7pt;width:210.25pt;height:27.6pt;z-index:252659712;mso-wrap-edited:f;v-text-anchor:middle" strokeweight="2.25pt">
            <v:fill opacity="13107f" o:opacity2="19661f" rotate="t" focus="-50%" type="gradient"/>
            <v:stroke dashstyle="1 1"/>
            <v:textbox style="mso-next-textbox:#_x0000_s1135" inset=".5mm,.3mm,.5mm,.3mm">
              <w:txbxContent>
                <w:p w:rsidR="00002B33" w:rsidRPr="00093D15" w:rsidRDefault="00002B33" w:rsidP="002F3A22">
                  <w:pPr>
                    <w:spacing w:line="192" w:lineRule="auto"/>
                    <w:rPr>
                      <w:rFonts w:ascii="Times New Roman" w:hAnsi="Times New Roman"/>
                      <w:b/>
                      <w:sz w:val="28"/>
                      <w:szCs w:val="18"/>
                    </w:rPr>
                  </w:pPr>
                  <w:r w:rsidRPr="00093D15">
                    <w:rPr>
                      <w:rFonts w:ascii="Times New Roman" w:hAnsi="Times New Roman"/>
                      <w:b/>
                      <w:sz w:val="28"/>
                      <w:szCs w:val="18"/>
                    </w:rPr>
                    <w:t>Музейний комплекс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rect id="_x0000_s1134" alt="" style="position:absolute;left:0;text-align:left;margin-left:327.1pt;margin-top:54.45pt;width:143pt;height:17.2pt;z-index:252658688;mso-wrap-edited:f;v-text-anchor:middle" strokeweight="1pt">
            <v:fill color2="#fde9d9" o:opacity2=".5" rotate="t" focus="-50%" type="gradient"/>
            <v:textbox style="mso-next-textbox:#_x0000_s1134" inset=".5mm,.3mm,.5mm,.3mm">
              <w:txbxContent>
                <w:p w:rsidR="00002B33" w:rsidRPr="00541ED0" w:rsidRDefault="00002B33" w:rsidP="00A96166">
                  <w:pPr>
                    <w:shd w:val="clear" w:color="auto" w:fill="FFFFFF" w:themeFill="background1"/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541ED0">
                    <w:rPr>
                      <w:rFonts w:ascii="Times New Roman" w:hAnsi="Times New Roman"/>
                      <w:sz w:val="16"/>
                      <w:szCs w:val="16"/>
                    </w:rPr>
                    <w:t>Музей історії університету</w:t>
                  </w:r>
                </w:p>
              </w:txbxContent>
            </v:textbox>
          </v:rect>
        </w:pict>
      </w:r>
      <w:r w:rsidR="00A96166">
        <w:rPr>
          <w:rFonts w:ascii="Times New Roman" w:hAnsi="Times New Roman"/>
          <w:sz w:val="16"/>
          <w:szCs w:val="16"/>
          <w:lang w:val="uk-UA"/>
        </w:rPr>
        <w:br w:type="page"/>
      </w:r>
      <w:r w:rsidR="00246504">
        <w:rPr>
          <w:rFonts w:ascii="Times New Roman" w:hAnsi="Times New Roman"/>
          <w:sz w:val="16"/>
          <w:szCs w:val="16"/>
          <w:lang w:val="uk-UA"/>
        </w:rPr>
        <w:lastRenderedPageBreak/>
        <w:tab/>
      </w:r>
      <w:r w:rsidR="00F2487F" w:rsidRPr="005738A3">
        <w:rPr>
          <w:rFonts w:ascii="Times New Roman" w:hAnsi="Times New Roman"/>
          <w:sz w:val="16"/>
          <w:szCs w:val="16"/>
          <w:lang w:val="uk-UA"/>
        </w:rPr>
        <w:t>Додаток</w:t>
      </w:r>
      <w:r w:rsidR="00F2487F">
        <w:rPr>
          <w:rFonts w:ascii="Times New Roman" w:hAnsi="Times New Roman"/>
          <w:sz w:val="16"/>
          <w:szCs w:val="16"/>
          <w:lang w:val="uk-UA"/>
        </w:rPr>
        <w:t xml:space="preserve"> </w:t>
      </w:r>
      <w:r w:rsidR="00F2487F" w:rsidRPr="00E51EA7">
        <w:rPr>
          <w:rFonts w:ascii="Times New Roman" w:hAnsi="Times New Roman"/>
          <w:sz w:val="16"/>
          <w:szCs w:val="16"/>
          <w:lang w:val="uk-UA"/>
        </w:rPr>
        <w:t>3</w:t>
      </w:r>
    </w:p>
    <w:p w:rsidR="00A95497" w:rsidRPr="00EB06A0" w:rsidRDefault="00A95497" w:rsidP="00A95497">
      <w:pPr>
        <w:jc w:val="righ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«S</w:t>
      </w:r>
      <w:r w:rsidR="00F726A3">
        <w:rPr>
          <w:rFonts w:ascii="Times New Roman" w:hAnsi="Times New Roman"/>
          <w:sz w:val="16"/>
          <w:szCs w:val="16"/>
          <w:lang w:val="en-US"/>
        </w:rPr>
        <w:t>k</w:t>
      </w:r>
      <w:proofErr w:type="spellStart"/>
      <w:r>
        <w:rPr>
          <w:rFonts w:ascii="Times New Roman" w:hAnsi="Times New Roman"/>
          <w:sz w:val="16"/>
          <w:szCs w:val="16"/>
        </w:rPr>
        <w:t>ovoroda</w:t>
      </w:r>
      <w:proofErr w:type="spellEnd"/>
      <w:r w:rsidR="00F12C04">
        <w:rPr>
          <w:rFonts w:ascii="Times New Roman" w:hAnsi="Times New Roman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sz w:val="16"/>
          <w:szCs w:val="16"/>
        </w:rPr>
        <w:t>asso</w:t>
      </w:r>
      <w:r w:rsidR="002B554E">
        <w:rPr>
          <w:rFonts w:ascii="Times New Roman" w:hAnsi="Times New Roman"/>
          <w:sz w:val="16"/>
          <w:szCs w:val="16"/>
        </w:rPr>
        <w:t>с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iations</w:t>
      </w:r>
      <w:r>
        <w:rPr>
          <w:rFonts w:ascii="Times New Roman" w:hAnsi="Times New Roman"/>
          <w:sz w:val="16"/>
          <w:szCs w:val="16"/>
        </w:rPr>
        <w:t>»</w:t>
      </w:r>
    </w:p>
    <w:p w:rsidR="00847FCA" w:rsidRPr="00633DBB" w:rsidRDefault="00370DAF" w:rsidP="00633DBB">
      <w:pPr>
        <w:sectPr w:rsidR="00847FCA" w:rsidRPr="00633DBB" w:rsidSect="006A29C0">
          <w:pgSz w:w="16838" w:h="11906" w:orient="landscape"/>
          <w:pgMar w:top="284" w:right="536" w:bottom="244" w:left="851" w:header="709" w:footer="709" w:gutter="0"/>
          <w:cols w:space="708"/>
          <w:docGrid w:linePitch="360"/>
        </w:sectPr>
      </w:pPr>
      <w:r>
        <w:rPr>
          <w:noProof/>
          <w:lang w:val="ru-RU"/>
        </w:rPr>
        <w:pict>
          <v:rect id="_x0000_s1475" alt="" style="position:absolute;left:0;text-align:left;margin-left:271.5pt;margin-top:465.15pt;width:230.5pt;height:32.55pt;z-index:252844032;mso-wrap-edited:f;v-text-anchor:middle" strokeweight="1pt">
            <v:fill rotate="t" focus="100%" type="gradient"/>
            <v:stroke dashstyle="dash"/>
            <v:textbox style="mso-next-textbox:#_x0000_s1475" inset=".5mm,.3mm,.5mm,.3mm">
              <w:txbxContent>
                <w:p w:rsidR="00002B33" w:rsidRPr="00E06410" w:rsidRDefault="00002B33" w:rsidP="00E06410">
                  <w:pPr>
                    <w:spacing w:line="192" w:lineRule="auto"/>
                    <w:rPr>
                      <w:rFonts w:ascii="Times New Roman" w:hAnsi="Times New Roman"/>
                      <w:i/>
                      <w:sz w:val="20"/>
                      <w:szCs w:val="16"/>
                    </w:rPr>
                  </w:pPr>
                  <w:r w:rsidRPr="00E06410">
                    <w:rPr>
                      <w:rFonts w:ascii="Times New Roman" w:hAnsi="Times New Roman"/>
                      <w:i/>
                      <w:sz w:val="20"/>
                      <w:szCs w:val="16"/>
                    </w:rPr>
                    <w:t>Дослідницько-освітній центр безбар'єрності</w:t>
                  </w:r>
                </w:p>
              </w:txbxContent>
            </v:textbox>
          </v:rect>
        </w:pict>
      </w:r>
      <w:r>
        <w:rPr>
          <w:noProof/>
          <w:lang w:val="ru-RU"/>
        </w:rPr>
        <w:pict>
          <v:shape id="_x0000_s1373" type="#_x0000_t32" alt="" style="position:absolute;left:0;text-align:left;margin-left:384.3pt;margin-top:306.95pt;width:0;height:10.2pt;flip:y;z-index:252779520;mso-wrap-edited:f" o:connectortype="straight" strokeweight="1pt"/>
        </w:pict>
      </w:r>
      <w:r w:rsidRPr="00370DAF">
        <w:rPr>
          <w:noProof/>
        </w:rPr>
        <w:pict>
          <v:rect id="_x0000_s1114" alt="" style="position:absolute;left:0;text-align:left;margin-left:271.5pt;margin-top:427.45pt;width:230.5pt;height:30.45pt;z-index:252467200;mso-wrap-edited:f;v-text-anchor:middle" strokeweight="1pt">
            <v:fill opacity="13107f" o:opacity2=".5" rotate="t" focus="-50%" type="gradient"/>
            <v:stroke dashstyle="dash"/>
            <v:textbox style="mso-next-textbox:#_x0000_s1114" inset=".5mm,.3mm,.5mm,.3mm">
              <w:txbxContent>
                <w:p w:rsidR="00002B33" w:rsidRPr="00847FCA" w:rsidRDefault="00002B33" w:rsidP="00450F3A">
                  <w:pPr>
                    <w:spacing w:line="192" w:lineRule="auto"/>
                    <w:rPr>
                      <w:rFonts w:ascii="Times New Roman" w:hAnsi="Times New Roman"/>
                      <w:i/>
                      <w:sz w:val="20"/>
                      <w:szCs w:val="16"/>
                    </w:rPr>
                  </w:pPr>
                  <w:r w:rsidRPr="00847FCA">
                    <w:rPr>
                      <w:rFonts w:ascii="Times New Roman" w:hAnsi="Times New Roman"/>
                      <w:i/>
                      <w:sz w:val="20"/>
                      <w:szCs w:val="16"/>
                    </w:rPr>
                    <w:t xml:space="preserve">Окремий науково-освітній центр українського козацтва </w:t>
                  </w:r>
                </w:p>
                <w:p w:rsidR="00002B33" w:rsidRPr="00847FCA" w:rsidRDefault="00002B33" w:rsidP="00450F3A">
                  <w:pPr>
                    <w:spacing w:line="192" w:lineRule="auto"/>
                    <w:rPr>
                      <w:i/>
                      <w:sz w:val="20"/>
                      <w:szCs w:val="16"/>
                    </w:rPr>
                  </w:pPr>
                  <w:r w:rsidRPr="00847FCA">
                    <w:rPr>
                      <w:rFonts w:ascii="Times New Roman" w:hAnsi="Times New Roman"/>
                      <w:i/>
                      <w:sz w:val="20"/>
                      <w:szCs w:val="16"/>
                    </w:rPr>
                    <w:t>імені Г.С. Сковороди</w:t>
                  </w:r>
                </w:p>
                <w:p w:rsidR="00002B33" w:rsidRPr="00DC1F95" w:rsidRDefault="00002B33" w:rsidP="00450F3A">
                  <w:pPr>
                    <w:outlineLvl w:val="0"/>
                    <w:rPr>
                      <w:i/>
                      <w:sz w:val="16"/>
                      <w:szCs w:val="16"/>
                    </w:rPr>
                  </w:pPr>
                </w:p>
              </w:txbxContent>
            </v:textbox>
          </v:rect>
        </w:pict>
      </w:r>
      <w:r w:rsidRPr="00370DAF">
        <w:rPr>
          <w:noProof/>
        </w:rPr>
        <w:pict>
          <v:rect id="_x0000_s1115" alt="" style="position:absolute;left:0;text-align:left;margin-left:271.5pt;margin-top:391.95pt;width:230.5pt;height:25.15pt;z-index:252461056;mso-wrap-edited:f;v-text-anchor:middle" strokeweight="1pt">
            <v:fill opacity="13107f" o:opacity2=".5" rotate="t" focus="-50%" type="gradient"/>
            <v:stroke dashstyle="dash"/>
            <v:textbox style="mso-next-textbox:#_x0000_s1115" inset=".5mm,.3mm,.5mm,.3mm">
              <w:txbxContent>
                <w:p w:rsidR="00002B33" w:rsidRPr="00847FCA" w:rsidRDefault="00002B33" w:rsidP="00450F3A">
                  <w:pPr>
                    <w:spacing w:line="192" w:lineRule="auto"/>
                    <w:rPr>
                      <w:rFonts w:ascii="Times New Roman" w:hAnsi="Times New Roman"/>
                      <w:i/>
                      <w:sz w:val="20"/>
                      <w:szCs w:val="16"/>
                    </w:rPr>
                  </w:pPr>
                  <w:r w:rsidRPr="00847FCA">
                    <w:rPr>
                      <w:rFonts w:ascii="Times New Roman" w:hAnsi="Times New Roman"/>
                      <w:i/>
                      <w:sz w:val="20"/>
                      <w:szCs w:val="16"/>
                    </w:rPr>
                    <w:t>Рада старійшин</w:t>
                  </w:r>
                </w:p>
              </w:txbxContent>
            </v:textbox>
          </v:rect>
        </w:pict>
      </w:r>
      <w:r w:rsidRPr="00370DAF">
        <w:rPr>
          <w:rFonts w:ascii="Times New Roman" w:hAnsi="Times New Roman"/>
          <w:b/>
          <w:noProof/>
          <w:sz w:val="28"/>
          <w:szCs w:val="28"/>
        </w:rPr>
        <w:pict>
          <v:rect id="_x0000_s1125" alt="" style="position:absolute;left:0;text-align:left;margin-left:271.2pt;margin-top:354.35pt;width:230.8pt;height:30pt;z-index:252773376;mso-wrap-edited:f;v-text-anchor:middle" strokeweight="1pt">
            <v:fill opacity="13107f" o:opacity2=".5" rotate="t" focus="-50%" type="gradient"/>
            <v:stroke dashstyle="dash"/>
            <v:textbox style="mso-next-textbox:#_x0000_s1125" inset=".5mm,.3mm,.5mm,.3mm">
              <w:txbxContent>
                <w:p w:rsidR="00002B33" w:rsidRPr="00F10C8D" w:rsidRDefault="00002B33" w:rsidP="00D52504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>
                    <w:rPr>
                      <w:rStyle w:val="20pt"/>
                      <w:b w:val="0"/>
                      <w:bCs/>
                      <w:i/>
                      <w:sz w:val="20"/>
                      <w:szCs w:val="18"/>
                    </w:rPr>
                    <w:t>Юридична клініка</w:t>
                  </w:r>
                </w:p>
              </w:txbxContent>
            </v:textbox>
          </v:rect>
        </w:pict>
      </w:r>
      <w:r w:rsidRPr="00370DAF">
        <w:rPr>
          <w:rFonts w:ascii="Times New Roman" w:hAnsi="Times New Roman"/>
          <w:noProof/>
          <w:sz w:val="20"/>
          <w:szCs w:val="20"/>
        </w:rPr>
        <w:pict>
          <v:rect id="_x0000_s1068" alt="" style="position:absolute;left:0;text-align:left;margin-left:271.2pt;margin-top:317.15pt;width:230.8pt;height:27pt;z-index:252646400;mso-wrap-edited:f;v-text-anchor:middle" strokeweight="1pt">
            <v:fill opacity="0" o:opacity2="0" rotate="t" focus="-50%" type="gradient"/>
            <v:stroke dashstyle="dash"/>
            <v:textbox style="mso-next-textbox:#_x0000_s1068" inset=".5mm,.3mm,.5mm,.3mm">
              <w:txbxContent>
                <w:p w:rsidR="00002B33" w:rsidRPr="00BD5930" w:rsidRDefault="00002B33" w:rsidP="00BD5930">
                  <w:pPr>
                    <w:spacing w:line="180" w:lineRule="auto"/>
                    <w:rPr>
                      <w:i/>
                      <w:sz w:val="20"/>
                      <w:szCs w:val="16"/>
                    </w:rPr>
                  </w:pPr>
                  <w:r w:rsidRPr="00BD5930">
                    <w:rPr>
                      <w:rFonts w:ascii="Times New Roman" w:hAnsi="Times New Roman"/>
                      <w:i/>
                      <w:sz w:val="20"/>
                      <w:szCs w:val="16"/>
                    </w:rPr>
                    <w:t>Олімпійська спілка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rect id="_x0000_s1126" alt="" style="position:absolute;left:0;text-align:left;margin-left:271.05pt;margin-top:67.3pt;width:230.5pt;height:23.35pt;z-index:252464128;mso-wrap-edited:f;v-text-anchor:middle" strokeweight="1pt">
            <v:fill opacity="13107f" o:opacity2=".5" rotate="t" focus="-50%" type="gradient"/>
            <v:stroke dashstyle="dash"/>
            <v:textbox style="mso-next-textbox:#_x0000_s1126" inset=".5mm,.3mm,.5mm,.3mm">
              <w:txbxContent>
                <w:p w:rsidR="00002B33" w:rsidRPr="00633DBB" w:rsidRDefault="00002B33" w:rsidP="00450F3A">
                  <w:pPr>
                    <w:spacing w:line="192" w:lineRule="auto"/>
                    <w:rPr>
                      <w:rFonts w:ascii="Times New Roman" w:hAnsi="Times New Roman"/>
                      <w:i/>
                      <w:sz w:val="20"/>
                      <w:szCs w:val="16"/>
                    </w:rPr>
                  </w:pPr>
                  <w:r w:rsidRPr="00633DBB">
                    <w:rPr>
                      <w:rFonts w:ascii="Times New Roman" w:hAnsi="Times New Roman"/>
                      <w:i/>
                      <w:sz w:val="20"/>
                      <w:szCs w:val="16"/>
                    </w:rPr>
                    <w:t>Рада деканів</w:t>
                  </w:r>
                </w:p>
              </w:txbxContent>
            </v:textbox>
          </v:rect>
        </w:pict>
      </w:r>
      <w:r w:rsidRPr="00370DAF">
        <w:rPr>
          <w:rFonts w:ascii="Times New Roman" w:hAnsi="Times New Roman"/>
          <w:b/>
          <w:noProof/>
          <w:sz w:val="28"/>
          <w:szCs w:val="28"/>
        </w:rPr>
        <w:pict>
          <v:rect id="_x0000_s1124" alt="" style="position:absolute;left:0;text-align:left;margin-left:270.8pt;margin-top:278.2pt;width:230.8pt;height:30pt;z-index:252738560;mso-wrap-edited:f;v-text-anchor:middle" strokeweight="1pt">
            <v:fill opacity="13107f" o:opacity2=".5" rotate="t" focus="-50%" type="gradient"/>
            <v:stroke dashstyle="dash"/>
            <v:textbox style="mso-next-textbox:#_x0000_s1124" inset=".5mm,.3mm,.5mm,.3mm">
              <w:txbxContent>
                <w:p w:rsidR="00002B33" w:rsidRPr="00F10C8D" w:rsidRDefault="00002B33" w:rsidP="00D52504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>
                    <w:rPr>
                      <w:rStyle w:val="20pt"/>
                      <w:b w:val="0"/>
                      <w:bCs/>
                      <w:i/>
                      <w:sz w:val="20"/>
                      <w:szCs w:val="18"/>
                    </w:rPr>
                    <w:t>Спортивний клуб</w:t>
                  </w:r>
                </w:p>
              </w:txbxContent>
            </v:textbox>
          </v:rect>
        </w:pict>
      </w:r>
      <w:r w:rsidRPr="00370DAF">
        <w:rPr>
          <w:rFonts w:ascii="Times New Roman" w:hAnsi="Times New Roman"/>
          <w:b/>
          <w:noProof/>
          <w:sz w:val="28"/>
          <w:szCs w:val="28"/>
        </w:rPr>
        <w:pict>
          <v:rect id="_x0000_s1123" alt="" style="position:absolute;left:0;text-align:left;margin-left:270.65pt;margin-top:234.35pt;width:230.5pt;height:32.75pt;z-index:252589056;mso-wrap-edited:f;v-text-anchor:middle" strokeweight="1pt">
            <v:fill opacity="13107f" o:opacity2=".5" rotate="t" focus="-50%" type="gradient"/>
            <v:stroke dashstyle="dash"/>
            <v:textbox style="mso-next-textbox:#_x0000_s1123" inset=".5mm,.3mm,.5mm,.3mm">
              <w:txbxContent>
                <w:p w:rsidR="00002B33" w:rsidRDefault="00002B33" w:rsidP="00C47675">
                  <w:pPr>
                    <w:rPr>
                      <w:rStyle w:val="20pt"/>
                      <w:b w:val="0"/>
                      <w:bCs/>
                      <w:i/>
                      <w:sz w:val="20"/>
                      <w:szCs w:val="18"/>
                    </w:rPr>
                  </w:pPr>
                  <w:r w:rsidRPr="00847FCA">
                    <w:rPr>
                      <w:rStyle w:val="20pt"/>
                      <w:b w:val="0"/>
                      <w:bCs/>
                      <w:i/>
                      <w:sz w:val="20"/>
                      <w:szCs w:val="18"/>
                    </w:rPr>
                    <w:t>Науково-дослідна лабораторія</w:t>
                  </w:r>
                </w:p>
                <w:p w:rsidR="00002B33" w:rsidRPr="00847FCA" w:rsidRDefault="00002B33" w:rsidP="00C47675">
                  <w:pPr>
                    <w:rPr>
                      <w:i/>
                      <w:sz w:val="20"/>
                      <w:szCs w:val="18"/>
                    </w:rPr>
                  </w:pPr>
                  <w:r w:rsidRPr="00847FCA">
                    <w:rPr>
                      <w:rStyle w:val="20pt"/>
                      <w:b w:val="0"/>
                      <w:bCs/>
                      <w:i/>
                      <w:sz w:val="20"/>
                      <w:szCs w:val="18"/>
                    </w:rPr>
                    <w:t xml:space="preserve"> «Шкільна медицина та психологія»</w:t>
                  </w:r>
                </w:p>
                <w:p w:rsidR="00002B33" w:rsidRPr="00F10C8D" w:rsidRDefault="00002B33" w:rsidP="00C476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xbxContent>
            </v:textbox>
          </v:rect>
        </w:pict>
      </w:r>
      <w:r>
        <w:rPr>
          <w:noProof/>
          <w:lang w:val="ru-RU"/>
        </w:rPr>
        <w:pict>
          <v:shape id="_x0000_s1122" type="#_x0000_t32" alt="" style="position:absolute;left:0;text-align:left;margin-left:384.3pt;margin-top:223.9pt;width:0;height:10.2pt;flip:y;z-index:252685312;mso-wrap-edited:f" o:connectortype="straight" strokeweight="1pt"/>
        </w:pict>
      </w:r>
      <w:r w:rsidRPr="00370DAF">
        <w:rPr>
          <w:noProof/>
        </w:rPr>
        <w:pict>
          <v:rect id="_x0000_s1121" alt="" style="position:absolute;left:0;text-align:left;margin-left:269.55pt;margin-top:188.8pt;width:230.5pt;height:34.75pt;z-index:252588032;mso-wrap-edited:f;v-text-anchor:middle" strokeweight="1pt">
            <v:fill opacity="13107f" o:opacity2=".5" rotate="t" focus="-50%" type="gradient"/>
            <v:stroke dashstyle="dash"/>
            <v:textbox style="mso-next-textbox:#_x0000_s1121" inset=".5mm,.3mm,.5mm,.3mm">
              <w:txbxContent>
                <w:p w:rsidR="00002B33" w:rsidRDefault="00002B33" w:rsidP="00C47675">
                  <w:pPr>
                    <w:rPr>
                      <w:rStyle w:val="20pt"/>
                      <w:b w:val="0"/>
                      <w:bCs/>
                      <w:i/>
                      <w:sz w:val="20"/>
                      <w:szCs w:val="18"/>
                    </w:rPr>
                  </w:pPr>
                  <w:r w:rsidRPr="00633DBB">
                    <w:rPr>
                      <w:rStyle w:val="20pt"/>
                      <w:b w:val="0"/>
                      <w:bCs/>
                      <w:i/>
                      <w:sz w:val="20"/>
                      <w:szCs w:val="18"/>
                    </w:rPr>
                    <w:t xml:space="preserve">Науково-дослідна лабораторія </w:t>
                  </w:r>
                </w:p>
                <w:p w:rsidR="00002B33" w:rsidRPr="00633DBB" w:rsidRDefault="00002B33" w:rsidP="00C47675">
                  <w:pPr>
                    <w:rPr>
                      <w:i/>
                      <w:sz w:val="20"/>
                      <w:szCs w:val="18"/>
                    </w:rPr>
                  </w:pPr>
                  <w:r w:rsidRPr="00633DBB">
                    <w:rPr>
                      <w:rStyle w:val="20pt"/>
                      <w:b w:val="0"/>
                      <w:bCs/>
                      <w:i/>
                      <w:sz w:val="20"/>
                      <w:szCs w:val="18"/>
                    </w:rPr>
                    <w:t>«</w:t>
                  </w:r>
                  <w:r w:rsidRPr="00633DBB">
                    <w:rPr>
                      <w:rStyle w:val="20pt"/>
                      <w:b w:val="0"/>
                      <w:bCs/>
                      <w:i/>
                      <w:sz w:val="20"/>
                      <w:szCs w:val="18"/>
                      <w:lang w:val="en-US"/>
                    </w:rPr>
                    <w:t>Promotion</w:t>
                  </w:r>
                  <w:r w:rsidRPr="00633DBB">
                    <w:rPr>
                      <w:rStyle w:val="20pt"/>
                      <w:b w:val="0"/>
                      <w:bCs/>
                      <w:i/>
                      <w:sz w:val="20"/>
                      <w:szCs w:val="18"/>
                      <w:lang w:val="ru-RU"/>
                    </w:rPr>
                    <w:t xml:space="preserve"> здоров</w:t>
                  </w:r>
                  <w:r w:rsidRPr="00633DBB">
                    <w:rPr>
                      <w:rStyle w:val="20pt"/>
                      <w:b w:val="0"/>
                      <w:bCs/>
                      <w:i/>
                      <w:sz w:val="20"/>
                      <w:szCs w:val="18"/>
                    </w:rPr>
                    <w:t>̓ я. Психодидактика»</w:t>
                  </w:r>
                </w:p>
                <w:p w:rsidR="00002B33" w:rsidRPr="00F10C8D" w:rsidRDefault="00002B33" w:rsidP="00C476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xbxContent>
            </v:textbox>
          </v:rect>
        </w:pict>
      </w:r>
      <w:r>
        <w:rPr>
          <w:noProof/>
          <w:lang w:val="ru-RU"/>
        </w:rPr>
        <w:pict>
          <v:shape id="_x0000_s1120" type="#_x0000_t32" alt="" style="position:absolute;left:0;text-align:left;margin-left:384.65pt;margin-top:175.3pt;width:0;height:13.6pt;flip:y;z-index:252684288;mso-wrap-edited:f" o:connectortype="straight" strokeweight="1pt"/>
        </w:pict>
      </w:r>
      <w:r w:rsidRPr="00370DAF">
        <w:rPr>
          <w:rFonts w:ascii="Times New Roman" w:hAnsi="Times New Roman"/>
          <w:noProof/>
        </w:rPr>
        <w:pict>
          <v:rect id="_x0000_s1119" alt="" style="position:absolute;left:0;text-align:left;margin-left:269.55pt;margin-top:142.95pt;width:230.5pt;height:32.1pt;z-index:251891712;mso-wrap-edited:f;v-text-anchor:middle" strokeweight="1pt">
            <v:fill opacity="13107f" o:opacity2=".5" rotate="t" focus="-50%" type="gradient"/>
            <v:stroke dashstyle="dash"/>
            <v:textbox style="mso-next-textbox:#_x0000_s1119" inset=".5mm,.3mm,.5mm,.3mm">
              <w:txbxContent>
                <w:p w:rsidR="00002B33" w:rsidRPr="00633DBB" w:rsidRDefault="00002B33" w:rsidP="00DD7892">
                  <w:pPr>
                    <w:rPr>
                      <w:rFonts w:ascii="Times New Roman" w:hAnsi="Times New Roman"/>
                      <w:b/>
                      <w:i/>
                      <w:sz w:val="20"/>
                      <w:szCs w:val="16"/>
                    </w:rPr>
                  </w:pPr>
                  <w:r w:rsidRPr="00633DBB">
                    <w:rPr>
                      <w:rStyle w:val="20pt"/>
                      <w:b w:val="0"/>
                      <w:bCs/>
                      <w:i/>
                      <w:sz w:val="20"/>
                      <w:szCs w:val="16"/>
                    </w:rPr>
                    <w:t xml:space="preserve">Науково-дослідна лабораторія «Дидактика сучасної освіти. </w:t>
                  </w:r>
                  <w:r w:rsidRPr="00633DBB">
                    <w:rPr>
                      <w:rFonts w:ascii="Times New Roman" w:hAnsi="Times New Roman"/>
                      <w:i/>
                      <w:sz w:val="20"/>
                      <w:szCs w:val="16"/>
                    </w:rPr>
                    <w:t>Нова українська школа</w:t>
                  </w:r>
                  <w:r w:rsidRPr="00633DBB">
                    <w:rPr>
                      <w:rStyle w:val="20pt"/>
                      <w:b w:val="0"/>
                      <w:bCs/>
                      <w:i/>
                      <w:sz w:val="20"/>
                      <w:szCs w:val="16"/>
                    </w:rPr>
                    <w:t>»</w:t>
                  </w:r>
                </w:p>
                <w:p w:rsidR="00002B33" w:rsidRPr="00F10C8D" w:rsidRDefault="00002B33" w:rsidP="004A0C0E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xbxContent>
            </v:textbox>
          </v:rect>
        </w:pict>
      </w:r>
      <w:r>
        <w:rPr>
          <w:noProof/>
          <w:lang w:val="ru-RU"/>
        </w:rPr>
        <w:pict>
          <v:shape id="_x0000_s1118" type="#_x0000_t32" alt="" style="position:absolute;left:0;text-align:left;margin-left:384.65pt;margin-top:132.1pt;width:0;height:11.2pt;flip:y;z-index:252683264;mso-wrap-edited:f" o:connectortype="straight" strokeweight="1pt"/>
        </w:pict>
      </w:r>
      <w:r w:rsidRPr="00370DAF">
        <w:rPr>
          <w:noProof/>
        </w:rPr>
        <w:pict>
          <v:rect id="_x0000_s1117" alt="" style="position:absolute;left:0;text-align:left;margin-left:269.45pt;margin-top:99.3pt;width:230.5pt;height:32.8pt;z-index:251889664;mso-wrap-edited:f;v-text-anchor:middle" strokeweight="1pt">
            <v:fill opacity="13107f" o:opacity2=".5" rotate="t" focus="-50%" type="gradient"/>
            <v:stroke dashstyle="dash"/>
            <v:textbox style="mso-next-textbox:#_x0000_s1117" inset=".5mm,.3mm,.5mm,.3mm">
              <w:txbxContent>
                <w:p w:rsidR="00002B33" w:rsidRPr="00633DBB" w:rsidRDefault="00002B33" w:rsidP="004A0C0E">
                  <w:pPr>
                    <w:rPr>
                      <w:rFonts w:ascii="Times New Roman" w:hAnsi="Times New Roman"/>
                      <w:i/>
                      <w:sz w:val="20"/>
                      <w:szCs w:val="20"/>
                    </w:rPr>
                  </w:pPr>
                  <w:r w:rsidRPr="00633DBB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Науково-дослідний інститут експериментальної дидактики</w:t>
                  </w:r>
                </w:p>
                <w:p w:rsidR="00002B33" w:rsidRPr="00C47675" w:rsidRDefault="00002B33" w:rsidP="004A0C0E">
                  <w:pPr>
                    <w:rPr>
                      <w:i/>
                      <w:sz w:val="20"/>
                      <w:szCs w:val="20"/>
                    </w:rPr>
                  </w:pPr>
                </w:p>
              </w:txbxContent>
            </v:textbox>
          </v:rect>
        </w:pict>
      </w:r>
      <w:r>
        <w:rPr>
          <w:noProof/>
          <w:lang w:val="ru-RU"/>
        </w:rPr>
        <w:pict>
          <v:rect id="_x0000_s1116" alt="" style="position:absolute;left:0;text-align:left;margin-left:270.45pt;margin-top:26.6pt;width:230.5pt;height:34.65pt;z-index:252601344;mso-wrap-edited:f;v-text-anchor:middle" strokeweight="2pt">
            <v:fill opacity="19661f" o:opacity2=".5" rotate="t" focus="-50%" type="gradient"/>
            <v:textbox style="mso-next-textbox:#_x0000_s1116" inset=".5mm,.3mm,.5mm,.3mm">
              <w:txbxContent>
                <w:p w:rsidR="00002B33" w:rsidRPr="00847FCA" w:rsidRDefault="00002B33" w:rsidP="00633DBB">
                  <w:pPr>
                    <w:tabs>
                      <w:tab w:val="left" w:pos="1134"/>
                      <w:tab w:val="left" w:pos="1276"/>
                    </w:tabs>
                    <w:rPr>
                      <w:rFonts w:ascii="Times New Roman" w:hAnsi="Times New Roman"/>
                      <w:b/>
                      <w:sz w:val="32"/>
                      <w:szCs w:val="18"/>
                    </w:rPr>
                  </w:pPr>
                  <w:r w:rsidRPr="00847FCA">
                    <w:rPr>
                      <w:rFonts w:ascii="Times New Roman" w:hAnsi="Times New Roman"/>
                      <w:b/>
                      <w:sz w:val="32"/>
                      <w:szCs w:val="18"/>
                    </w:rPr>
                    <w:t>РЕКТОР</w:t>
                  </w:r>
                </w:p>
              </w:txbxContent>
            </v:textbox>
          </v:rect>
        </w:pict>
      </w:r>
    </w:p>
    <w:p w:rsidR="002F67C5" w:rsidRPr="00E51EA7" w:rsidRDefault="00F2487F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  <w:r w:rsidRPr="005738A3">
        <w:rPr>
          <w:rFonts w:ascii="Times New Roman" w:hAnsi="Times New Roman"/>
          <w:sz w:val="16"/>
          <w:szCs w:val="16"/>
          <w:lang w:val="uk-UA"/>
        </w:rPr>
        <w:lastRenderedPageBreak/>
        <w:t>Додаток</w:t>
      </w:r>
      <w:r>
        <w:rPr>
          <w:rFonts w:ascii="Times New Roman" w:hAnsi="Times New Roman"/>
          <w:sz w:val="16"/>
          <w:szCs w:val="16"/>
          <w:lang w:val="uk-UA"/>
        </w:rPr>
        <w:t xml:space="preserve"> </w:t>
      </w:r>
      <w:r w:rsidR="00370DAF">
        <w:rPr>
          <w:rFonts w:ascii="Times New Roman" w:hAnsi="Times New Roman"/>
          <w:noProof/>
          <w:sz w:val="20"/>
          <w:szCs w:val="20"/>
        </w:rPr>
        <w:pict>
          <v:rect id="_x0000_s1113" alt="" style="position:absolute;left:0;text-align:left;margin-left:234.65pt;margin-top:8.4pt;width:286.2pt;height:54.8pt;z-index:252608512;mso-wrap-edited:f;mso-position-horizontal-relative:text;mso-position-vertical-relative:text;v-text-anchor:middle" strokeweight="2pt">
            <v:fill opacity="19661f" rotate="t" focus="-50%" type="gradient"/>
            <v:textbox style="mso-next-textbox:#_x0000_s1113" inset=".5mm,.3mm,.5mm,.3mm">
              <w:txbxContent>
                <w:p w:rsidR="00002B33" w:rsidRPr="00E05C05" w:rsidRDefault="00002B33" w:rsidP="00E05C05">
                  <w:pPr>
                    <w:pStyle w:val="a3"/>
                    <w:rPr>
                      <w:rFonts w:ascii="Times New Roman" w:hAnsi="Times New Roman"/>
                      <w:b/>
                      <w:sz w:val="28"/>
                      <w:szCs w:val="16"/>
                      <w:lang w:val="uk-UA"/>
                    </w:rPr>
                  </w:pPr>
                  <w:r w:rsidRPr="00E05C05">
                    <w:rPr>
                      <w:rFonts w:ascii="Times New Roman" w:hAnsi="Times New Roman"/>
                      <w:b/>
                      <w:sz w:val="28"/>
                      <w:szCs w:val="16"/>
                      <w:lang w:val="uk-UA"/>
                    </w:rPr>
                    <w:t>ПРОРЕКТОР</w:t>
                  </w:r>
                </w:p>
                <w:p w:rsidR="00002B33" w:rsidRPr="00E05C05" w:rsidRDefault="00002B33" w:rsidP="00E05C05">
                  <w:pPr>
                    <w:pStyle w:val="a3"/>
                    <w:rPr>
                      <w:rFonts w:ascii="Times New Roman" w:hAnsi="Times New Roman"/>
                      <w:b/>
                      <w:sz w:val="28"/>
                      <w:szCs w:val="16"/>
                      <w:lang w:val="uk-UA"/>
                    </w:rPr>
                  </w:pPr>
                  <w:r w:rsidRPr="00E05C05">
                    <w:rPr>
                      <w:rFonts w:ascii="Times New Roman" w:hAnsi="Times New Roman"/>
                      <w:b/>
                      <w:sz w:val="28"/>
                      <w:szCs w:val="16"/>
                      <w:lang w:val="uk-UA"/>
                    </w:rPr>
                    <w:t>з наукової, інноваційної і міжнародної діяльності</w:t>
                  </w:r>
                </w:p>
              </w:txbxContent>
            </v:textbox>
          </v:rect>
        </w:pict>
      </w:r>
      <w:r w:rsidR="00370DAF">
        <w:rPr>
          <w:rFonts w:ascii="Times New Roman" w:hAnsi="Times New Roman"/>
          <w:noProof/>
          <w:sz w:val="20"/>
          <w:szCs w:val="20"/>
        </w:rPr>
        <w:pict>
          <v:rect id="_x0000_s1112" alt="" style="position:absolute;left:0;text-align:left;margin-left:581.05pt;margin-top:8.4pt;width:195.95pt;height:36.35pt;z-index:252657664;mso-wrap-edited:f;mso-position-horizontal-relative:text;mso-position-vertical-relative:text" strokecolor="white">
            <v:textbox style="mso-next-textbox:#_x0000_s1112">
              <w:txbxContent>
                <w:p w:rsidR="00002B33" w:rsidRPr="00EB06A0" w:rsidRDefault="00002B33" w:rsidP="00A95497">
                  <w:pPr>
                    <w:jc w:val="right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>«S</w:t>
                  </w:r>
                  <w:r>
                    <w:rPr>
                      <w:rFonts w:ascii="Times New Roman" w:hAnsi="Times New Roman"/>
                      <w:sz w:val="16"/>
                      <w:szCs w:val="16"/>
                      <w:lang w:val="en-US"/>
                    </w:rPr>
                    <w:t>k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>ovoroda assoс</w:t>
                  </w:r>
                  <w:r>
                    <w:rPr>
                      <w:rFonts w:ascii="Times New Roman" w:hAnsi="Times New Roman"/>
                      <w:sz w:val="16"/>
                      <w:szCs w:val="16"/>
                      <w:lang w:val="en-US"/>
                    </w:rPr>
                    <w:t>iations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>»</w:t>
                  </w:r>
                </w:p>
                <w:p w:rsidR="00002B33" w:rsidRPr="00A95497" w:rsidRDefault="00002B33" w:rsidP="00A95497">
                  <w:pPr>
                    <w:rPr>
                      <w:szCs w:val="16"/>
                    </w:rPr>
                  </w:pPr>
                </w:p>
              </w:txbxContent>
            </v:textbox>
          </v:rect>
        </w:pict>
      </w:r>
      <w:r w:rsidRPr="00E51EA7">
        <w:rPr>
          <w:rFonts w:ascii="Times New Roman" w:hAnsi="Times New Roman"/>
          <w:sz w:val="16"/>
          <w:szCs w:val="16"/>
          <w:lang w:val="uk-UA"/>
        </w:rPr>
        <w:t>4</w:t>
      </w:r>
    </w:p>
    <w:p w:rsidR="002F67C5" w:rsidRDefault="002F67C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2F67C5" w:rsidRDefault="002F67C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370DAF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noProof/>
          <w:sz w:val="20"/>
          <w:szCs w:val="20"/>
        </w:rPr>
        <w:pict>
          <v:rect id="_x0000_s1111" alt="" style="position:absolute;left:0;text-align:left;margin-left:302.45pt;margin-top:6.05pt;width:165.55pt;height:29.75pt;z-index:252630016;mso-wrap-edited:f;v-text-anchor:middle" strokeweight="1pt">
            <v:fill opacity="13107f" rotate="t" focus="50%" type="gradient"/>
            <v:stroke dashstyle="dash"/>
            <v:textbox style="mso-next-textbox:#_x0000_s1111" inset=".5mm,.3mm,.5mm,.3mm">
              <w:txbxContent>
                <w:p w:rsidR="00002B33" w:rsidRPr="004128DB" w:rsidRDefault="00002B33" w:rsidP="004128DB">
                  <w:pPr>
                    <w:spacing w:line="192" w:lineRule="auto"/>
                    <w:rPr>
                      <w:b/>
                      <w:i/>
                      <w:sz w:val="18"/>
                      <w:szCs w:val="18"/>
                    </w:rPr>
                  </w:pPr>
                  <w:r w:rsidRPr="004128DB">
                    <w:rPr>
                      <w:rStyle w:val="20pt"/>
                      <w:b w:val="0"/>
                      <w:bCs/>
                      <w:i/>
                      <w:sz w:val="18"/>
                      <w:szCs w:val="18"/>
                    </w:rPr>
                    <w:t>Науково-методична лабораторія інноваційної математичної освіти</w:t>
                  </w:r>
                </w:p>
              </w:txbxContent>
            </v:textbox>
          </v:rect>
        </w:pict>
      </w:r>
      <w:r w:rsidRPr="00370DAF">
        <w:rPr>
          <w:rFonts w:ascii="Times New Roman" w:hAnsi="Times New Roman"/>
          <w:noProof/>
        </w:rPr>
        <w:pict>
          <v:rect id="_x0000_s1103" alt="" style="position:absolute;left:0;text-align:left;margin-left:143.3pt;margin-top:7.8pt;width:147.15pt;height:69.25pt;z-index:252571648;mso-wrap-edited:f;v-text-anchor:middle" strokeweight="1pt">
            <v:fill opacity="13107f" rotate="t" focus="50%" type="gradient"/>
            <v:stroke dashstyle="dash"/>
            <v:textbox style="mso-next-textbox:#_x0000_s1103" inset=".5mm,.3mm,.5mm,.3mm">
              <w:txbxContent>
                <w:p w:rsidR="00002B33" w:rsidRPr="00085FAF" w:rsidRDefault="00002B33" w:rsidP="00F0477C">
                  <w:pPr>
                    <w:rPr>
                      <w:b/>
                      <w:sz w:val="20"/>
                      <w:szCs w:val="18"/>
                    </w:rPr>
                  </w:pPr>
                  <w:r w:rsidRPr="00085FAF">
                    <w:rPr>
                      <w:rStyle w:val="20pt"/>
                      <w:b w:val="0"/>
                      <w:bCs/>
                      <w:i/>
                      <w:sz w:val="18"/>
                      <w:szCs w:val="18"/>
                    </w:rPr>
                    <w:t>Науково-дослідна лабораторія  проблем технологій науково-педагогічних досліджень, прикладної педагогічної</w:t>
                  </w:r>
                  <w:r>
                    <w:rPr>
                      <w:rStyle w:val="20pt"/>
                      <w:b w:val="0"/>
                      <w:bCs/>
                      <w:i/>
                      <w:sz w:val="18"/>
                      <w:szCs w:val="18"/>
                    </w:rPr>
                    <w:t xml:space="preserve"> </w:t>
                  </w:r>
                  <w:r w:rsidRPr="00085FAF">
                    <w:rPr>
                      <w:rStyle w:val="20pt"/>
                      <w:b w:val="0"/>
                      <w:bCs/>
                      <w:i/>
                      <w:sz w:val="18"/>
                      <w:szCs w:val="18"/>
                    </w:rPr>
                    <w:t>діагностики та корекції</w:t>
                  </w:r>
                  <w:r>
                    <w:rPr>
                      <w:rStyle w:val="20pt"/>
                      <w:b w:val="0"/>
                      <w:bCs/>
                      <w:i/>
                      <w:sz w:val="18"/>
                      <w:szCs w:val="18"/>
                    </w:rPr>
                    <w:t xml:space="preserve"> </w:t>
                  </w:r>
                  <w:r w:rsidRPr="00085FAF">
                    <w:rPr>
                      <w:rStyle w:val="20pt"/>
                      <w:b w:val="0"/>
                      <w:bCs/>
                      <w:i/>
                      <w:sz w:val="18"/>
                      <w:szCs w:val="18"/>
                    </w:rPr>
                    <w:t>освітнього процесу</w:t>
                  </w:r>
                </w:p>
              </w:txbxContent>
            </v:textbox>
          </v:rect>
        </w:pict>
      </w:r>
      <w:r>
        <w:rPr>
          <w:rFonts w:ascii="Times New Roman" w:hAnsi="Times New Roman"/>
          <w:noProof/>
          <w:sz w:val="20"/>
          <w:szCs w:val="20"/>
        </w:rPr>
        <w:pict>
          <v:rect id="_x0000_s1109" alt="" style="position:absolute;left:0;text-align:left;margin-left:-19pt;margin-top:6.05pt;width:144.6pt;height:21pt;z-index:252609536;mso-wrap-edited:f;v-text-anchor:middle" strokeweight="1pt">
            <v:fill opacity="13107f" o:opacity2="0" rotate="t" focus="-50%" type="gradient"/>
            <v:stroke dashstyle="dash"/>
            <v:textbox style="mso-next-textbox:#_x0000_s1109" inset=".5mm,.3mm,.5mm,.3mm">
              <w:txbxContent>
                <w:p w:rsidR="00002B33" w:rsidRPr="00E05C05" w:rsidRDefault="00002B33" w:rsidP="00E05C05">
                  <w:pPr>
                    <w:tabs>
                      <w:tab w:val="left" w:pos="142"/>
                    </w:tabs>
                    <w:spacing w:line="180" w:lineRule="auto"/>
                    <w:rPr>
                      <w:i/>
                      <w:sz w:val="18"/>
                      <w:szCs w:val="16"/>
                    </w:rPr>
                  </w:pPr>
                  <w:r w:rsidRPr="00E05C05">
                    <w:rPr>
                      <w:rFonts w:ascii="Times New Roman" w:hAnsi="Times New Roman"/>
                      <w:i/>
                      <w:sz w:val="18"/>
                      <w:szCs w:val="16"/>
                    </w:rPr>
                    <w:t>Редакційно-видавнича рада</w:t>
                  </w:r>
                </w:p>
              </w:txbxContent>
            </v:textbox>
          </v:rect>
        </w:pict>
      </w: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370DAF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noProof/>
          <w:sz w:val="20"/>
          <w:szCs w:val="20"/>
        </w:rPr>
        <w:pict>
          <v:rect id="_x0000_s1108" alt="" style="position:absolute;left:0;text-align:left;margin-left:-19pt;margin-top:6.95pt;width:144.6pt;height:17.65pt;z-index:252610560;mso-wrap-edited:f;v-text-anchor:middle" strokeweight="1pt">
            <v:fill opacity="13107f" o:opacity2=".5" rotate="t" focus="-50%" type="gradient"/>
            <v:stroke dashstyle="dash"/>
            <v:textbox style="mso-next-textbox:#_x0000_s1108" inset=".5mm,.3mm,.5mm,.3mm">
              <w:txbxContent>
                <w:p w:rsidR="00002B33" w:rsidRPr="00E05C05" w:rsidRDefault="00002B33" w:rsidP="00E05C05">
                  <w:pPr>
                    <w:spacing w:line="192" w:lineRule="auto"/>
                    <w:rPr>
                      <w:rFonts w:ascii="Times New Roman" w:hAnsi="Times New Roman"/>
                      <w:i/>
                      <w:sz w:val="18"/>
                      <w:szCs w:val="16"/>
                    </w:rPr>
                  </w:pPr>
                  <w:r w:rsidRPr="00E05C05">
                    <w:rPr>
                      <w:rFonts w:ascii="Times New Roman" w:hAnsi="Times New Roman"/>
                      <w:i/>
                      <w:sz w:val="18"/>
                      <w:szCs w:val="16"/>
                    </w:rPr>
                    <w:t>Рада молодих учених</w:t>
                  </w:r>
                </w:p>
              </w:txbxContent>
            </v:textbox>
          </v:rect>
        </w:pict>
      </w:r>
    </w:p>
    <w:p w:rsidR="00E05C05" w:rsidRDefault="00370DAF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noProof/>
          <w:sz w:val="20"/>
          <w:szCs w:val="20"/>
        </w:rPr>
        <w:pict>
          <v:rect id="_x0000_s1104" alt="" style="position:absolute;left:0;text-align:left;margin-left:302.45pt;margin-top:7.05pt;width:165.55pt;height:33.2pt;z-index:252632064;mso-wrap-edited:f;v-text-anchor:middle" strokeweight="1pt">
            <v:fill opacity="13107f" rotate="t" focus="50%" type="gradient"/>
            <v:stroke dashstyle="dash"/>
            <v:textbox style="mso-next-textbox:#_x0000_s1104" inset=".5mm,.3mm,.5mm,.3mm">
              <w:txbxContent>
                <w:p w:rsidR="00002B33" w:rsidRPr="004128DB" w:rsidRDefault="00002B33" w:rsidP="004128DB">
                  <w:pPr>
                    <w:rPr>
                      <w:rFonts w:ascii="Times New Roman" w:hAnsi="Times New Roman"/>
                      <w:i/>
                      <w:sz w:val="18"/>
                      <w:szCs w:val="18"/>
                    </w:rPr>
                  </w:pPr>
                  <w:r w:rsidRPr="004128DB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Науково-методична лабораторія інноваційних технологій початкової освіти</w:t>
                  </w:r>
                </w:p>
              </w:txbxContent>
            </v:textbox>
          </v:rect>
        </w:pict>
      </w: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370DAF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noProof/>
          <w:sz w:val="20"/>
          <w:szCs w:val="20"/>
        </w:rPr>
        <w:pict>
          <v:rect id="_x0000_s1105" alt="" style="position:absolute;left:0;text-align:left;margin-left:-19pt;margin-top:3.35pt;width:144.6pt;height:18.5pt;z-index:252611584;mso-wrap-edited:f;v-text-anchor:middle" strokeweight="1pt">
            <v:fill opacity="13107f" o:opacity2=".5" rotate="t" focus="-50%" type="gradient"/>
            <v:stroke dashstyle="dash"/>
            <v:textbox style="mso-next-textbox:#_x0000_s1105" inset=".5mm,.3mm,.5mm,.3mm">
              <w:txbxContent>
                <w:p w:rsidR="00002B33" w:rsidRPr="00E05C05" w:rsidRDefault="00002B33" w:rsidP="00E05C05">
                  <w:pPr>
                    <w:spacing w:line="180" w:lineRule="auto"/>
                    <w:rPr>
                      <w:rFonts w:ascii="Times New Roman" w:hAnsi="Times New Roman"/>
                      <w:i/>
                      <w:sz w:val="18"/>
                      <w:szCs w:val="16"/>
                    </w:rPr>
                  </w:pPr>
                  <w:r w:rsidRPr="00E05C05">
                    <w:rPr>
                      <w:rFonts w:ascii="Times New Roman" w:hAnsi="Times New Roman"/>
                      <w:i/>
                      <w:sz w:val="18"/>
                      <w:szCs w:val="16"/>
                    </w:rPr>
                    <w:t>Наукова рада</w:t>
                  </w:r>
                </w:p>
              </w:txbxContent>
            </v:textbox>
          </v:rect>
        </w:pict>
      </w: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370DAF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noProof/>
          <w:sz w:val="20"/>
          <w:szCs w:val="20"/>
        </w:rPr>
        <w:pict>
          <v:rect id="_x0000_s1089" alt="" style="position:absolute;left:0;text-align:left;margin-left:143.3pt;margin-top:3.8pt;width:147.15pt;height:27.75pt;z-index:252627968;mso-wrap-edited:f;v-text-anchor:middle" strokeweight="1pt">
            <v:fill opacity="13107f" rotate="t" focus="50%" type="gradient"/>
            <v:stroke dashstyle="dash"/>
            <v:textbox style="mso-next-textbox:#_x0000_s1089" inset=".5mm,.3mm,.5mm,.3mm">
              <w:txbxContent>
                <w:p w:rsidR="00002B33" w:rsidRPr="004128DB" w:rsidRDefault="00002B33" w:rsidP="004128DB">
                  <w:pPr>
                    <w:rPr>
                      <w:b/>
                      <w:i/>
                      <w:sz w:val="18"/>
                      <w:szCs w:val="18"/>
                    </w:rPr>
                  </w:pPr>
                  <w:r w:rsidRPr="004128DB">
                    <w:rPr>
                      <w:rStyle w:val="20pt"/>
                      <w:b w:val="0"/>
                      <w:bCs/>
                      <w:i/>
                      <w:sz w:val="18"/>
                      <w:szCs w:val="18"/>
                    </w:rPr>
                    <w:t xml:space="preserve">Науково-дослідна психологічна лабораторія </w:t>
                  </w:r>
                </w:p>
              </w:txbxContent>
            </v:textbox>
          </v:rect>
        </w:pict>
      </w:r>
      <w:r>
        <w:rPr>
          <w:rFonts w:ascii="Times New Roman" w:hAnsi="Times New Roman"/>
          <w:noProof/>
          <w:sz w:val="20"/>
          <w:szCs w:val="20"/>
        </w:rPr>
        <w:pict>
          <v:rect id="_x0000_s1098" alt="" style="position:absolute;left:0;text-align:left;margin-left:302.45pt;margin-top:-.1pt;width:165.55pt;height:31.65pt;z-index:252633088;mso-wrap-edited:f;v-text-anchor:middle" strokeweight="1pt">
            <v:fill opacity="13107f" rotate="t" focus="50%" type="gradient"/>
            <v:stroke dashstyle="dash"/>
            <v:textbox style="mso-next-textbox:#_x0000_s1098" inset=".5mm,.3mm,.5mm,.3mm">
              <w:txbxContent>
                <w:p w:rsidR="00002B33" w:rsidRPr="00BD5930" w:rsidRDefault="00002B33" w:rsidP="00BD5930">
                  <w:pPr>
                    <w:rPr>
                      <w:rFonts w:ascii="Times New Roman" w:hAnsi="Times New Roman"/>
                      <w:i/>
                      <w:sz w:val="18"/>
                      <w:szCs w:val="18"/>
                    </w:rPr>
                  </w:pPr>
                  <w:r w:rsidRPr="00BD5930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Науково-методична лабораторія інтердисциплінарності в освіті</w:t>
                  </w:r>
                </w:p>
              </w:txbxContent>
            </v:textbox>
          </v:rect>
        </w:pict>
      </w:r>
      <w:r>
        <w:rPr>
          <w:rFonts w:ascii="Times New Roman" w:hAnsi="Times New Roman"/>
          <w:noProof/>
          <w:sz w:val="20"/>
          <w:szCs w:val="20"/>
        </w:rPr>
        <w:pict>
          <v:rect id="_x0000_s1102" alt="" style="position:absolute;left:0;text-align:left;margin-left:-19pt;margin-top:-.1pt;width:144.6pt;height:17.85pt;z-index:252612608;mso-wrap-edited:f;v-text-anchor:middle" strokeweight="1pt">
            <v:fill opacity="13107f" o:opacity2=".5" rotate="t" focus="-50%" type="gradient"/>
            <v:stroke dashstyle="dash"/>
            <v:textbox style="mso-next-textbox:#_x0000_s1102" inset=".5mm,.3mm,.5mm,.3mm">
              <w:txbxContent>
                <w:p w:rsidR="00002B33" w:rsidRPr="00E05C05" w:rsidRDefault="00002B33" w:rsidP="00E05C05">
                  <w:pPr>
                    <w:spacing w:line="192" w:lineRule="auto"/>
                    <w:rPr>
                      <w:rFonts w:ascii="Times New Roman" w:hAnsi="Times New Roman"/>
                      <w:i/>
                      <w:sz w:val="18"/>
                      <w:szCs w:val="16"/>
                    </w:rPr>
                  </w:pPr>
                  <w:r w:rsidRPr="00E05C05">
                    <w:rPr>
                      <w:rFonts w:ascii="Times New Roman" w:hAnsi="Times New Roman"/>
                      <w:i/>
                      <w:sz w:val="18"/>
                      <w:szCs w:val="16"/>
                    </w:rPr>
                    <w:t>Інститут Григорія Сковороди</w:t>
                  </w:r>
                </w:p>
              </w:txbxContent>
            </v:textbox>
          </v:rect>
        </w:pict>
      </w:r>
    </w:p>
    <w:p w:rsidR="00E05C05" w:rsidRDefault="00370DAF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  <w:r w:rsidRPr="00370DAF">
        <w:rPr>
          <w:noProof/>
        </w:rPr>
        <w:pict>
          <v:shape id="_x0000_s1101" type="#_x0000_t32" alt="" style="position:absolute;left:0;text-align:left;margin-left:53.4pt;margin-top:8.55pt;width:.05pt;height:10pt;flip:y;z-index:252709888;mso-wrap-edited:f" o:connectortype="straight" strokeweight="1pt"/>
        </w:pict>
      </w:r>
    </w:p>
    <w:p w:rsidR="00E05C05" w:rsidRDefault="00370DAF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noProof/>
          <w:sz w:val="20"/>
          <w:szCs w:val="20"/>
        </w:rPr>
        <w:pict>
          <v:rect id="_x0000_s1100" alt="" style="position:absolute;left:0;text-align:left;margin-left:-19pt;margin-top:9.2pt;width:144.6pt;height:36.55pt;z-index:252613632;mso-wrap-edited:f;v-text-anchor:middle" strokeweight="1pt">
            <v:fill opacity="13107f" o:opacity2=".5" rotate="t" focus="-50%" type="gradient"/>
            <v:stroke dashstyle="dash"/>
            <v:textbox style="mso-next-textbox:#_x0000_s1100" inset=".5mm,.3mm,.5mm,.3mm">
              <w:txbxContent>
                <w:p w:rsidR="00002B33" w:rsidRPr="00E05C05" w:rsidRDefault="00002B33" w:rsidP="00E05C05">
                  <w:pPr>
                    <w:rPr>
                      <w:rStyle w:val="20pt"/>
                      <w:b w:val="0"/>
                      <w:bCs/>
                      <w:i/>
                      <w:sz w:val="18"/>
                      <w:szCs w:val="18"/>
                    </w:rPr>
                  </w:pPr>
                  <w:r w:rsidRPr="00E05C05">
                    <w:rPr>
                      <w:rStyle w:val="20pt"/>
                      <w:b w:val="0"/>
                      <w:bCs/>
                      <w:i/>
                      <w:sz w:val="18"/>
                      <w:szCs w:val="18"/>
                    </w:rPr>
                    <w:t>Лабораторія з дослідження філософської</w:t>
                  </w:r>
                </w:p>
                <w:p w:rsidR="00002B33" w:rsidRPr="00E05C05" w:rsidRDefault="00002B33" w:rsidP="00E05C05">
                  <w:pPr>
                    <w:rPr>
                      <w:rFonts w:ascii="Times New Roman" w:hAnsi="Times New Roman"/>
                      <w:b/>
                      <w:i/>
                      <w:sz w:val="18"/>
                      <w:szCs w:val="18"/>
                    </w:rPr>
                  </w:pPr>
                  <w:r w:rsidRPr="00E05C05">
                    <w:rPr>
                      <w:rStyle w:val="20pt"/>
                      <w:b w:val="0"/>
                      <w:bCs/>
                      <w:i/>
                      <w:sz w:val="18"/>
                      <w:szCs w:val="18"/>
                    </w:rPr>
                    <w:t xml:space="preserve"> спадщини Г.С. Сковороди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shape id="_x0000_s1099" type="#_x0000_t32" alt="" style="position:absolute;left:0;text-align:left;margin-left:-19.15pt;margin-top:8.65pt;width:0;height:12.2pt;flip:y;z-index:252711936;mso-wrap-edited:f" o:connectortype="straight" strokeweight="1pt"/>
        </w:pict>
      </w: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370DAF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noProof/>
          <w:sz w:val="20"/>
          <w:szCs w:val="20"/>
        </w:rPr>
        <w:pict>
          <v:rect id="_x0000_s1086" alt="" style="position:absolute;left:0;text-align:left;margin-left:143.3pt;margin-top:4.45pt;width:147.15pt;height:45.75pt;z-index:252628992;mso-wrap-edited:f;v-text-anchor:middle" strokeweight="1pt">
            <v:fill opacity="13107f" rotate="t" focus="50%" type="gradient"/>
            <v:stroke dashstyle="dash"/>
            <v:textbox style="mso-next-textbox:#_x0000_s1086" inset=".5mm,.3mm,.5mm,.3mm">
              <w:txbxContent>
                <w:p w:rsidR="00002B33" w:rsidRPr="004128DB" w:rsidRDefault="00002B33" w:rsidP="004128DB">
                  <w:pPr>
                    <w:rPr>
                      <w:rFonts w:ascii="Times New Roman" w:hAnsi="Times New Roman"/>
                      <w:i/>
                      <w:sz w:val="18"/>
                      <w:szCs w:val="18"/>
                    </w:rPr>
                  </w:pPr>
                  <w:r w:rsidRPr="004128DB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Науково-методична лабораторія з охорони, розвитку та вдосконалення голосу представників голосомовних професій</w:t>
                  </w:r>
                </w:p>
              </w:txbxContent>
            </v:textbox>
          </v:rect>
        </w:pict>
      </w:r>
      <w:r>
        <w:rPr>
          <w:rFonts w:ascii="Times New Roman" w:hAnsi="Times New Roman"/>
          <w:noProof/>
          <w:sz w:val="20"/>
          <w:szCs w:val="20"/>
        </w:rPr>
        <w:pict>
          <v:rect id="_x0000_s1088" alt="" style="position:absolute;left:0;text-align:left;margin-left:302.45pt;margin-top:2.45pt;width:165.55pt;height:33.3pt;z-index:252637184;mso-wrap-edited:f;v-text-anchor:middle" strokeweight="1pt">
            <v:fill opacity="13107f" rotate="t" focus="50%" type="gradient"/>
            <v:stroke dashstyle="dash"/>
            <v:textbox style="mso-next-textbox:#_x0000_s1088" inset=".5mm,.3mm,.5mm,.3mm">
              <w:txbxContent>
                <w:p w:rsidR="00002B33" w:rsidRPr="00BD5930" w:rsidRDefault="00002B33" w:rsidP="00BD5930">
                  <w:pPr>
                    <w:rPr>
                      <w:b/>
                      <w:i/>
                      <w:sz w:val="18"/>
                      <w:szCs w:val="18"/>
                    </w:rPr>
                  </w:pPr>
                  <w:r w:rsidRPr="00BD5930">
                    <w:rPr>
                      <w:rStyle w:val="20pt"/>
                      <w:b w:val="0"/>
                      <w:bCs/>
                      <w:i/>
                      <w:sz w:val="18"/>
                      <w:szCs w:val="18"/>
                    </w:rPr>
                    <w:t xml:space="preserve">Науково-методична лабораторія громадянської та міжкультурної освіти </w:t>
                  </w:r>
                </w:p>
              </w:txbxContent>
            </v:textbox>
          </v:rect>
        </w:pict>
      </w: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370DAF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  <w:r w:rsidRPr="00370DAF">
        <w:rPr>
          <w:noProof/>
        </w:rPr>
        <w:pict>
          <v:shape id="_x0000_s1097" type="#_x0000_t32" alt="" style="position:absolute;left:0;text-align:left;margin-left:53.45pt;margin-top:8.3pt;width:0;height:10.35pt;flip:y;z-index:252713984;mso-wrap-edited:f" o:connectortype="straight" strokeweight="1pt"/>
        </w:pict>
      </w:r>
    </w:p>
    <w:p w:rsidR="00E05C05" w:rsidRDefault="00370DAF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noProof/>
          <w:sz w:val="20"/>
          <w:szCs w:val="20"/>
        </w:rPr>
        <w:pict>
          <v:rect id="_x0000_s1095" alt="" style="position:absolute;left:0;text-align:left;margin-left:-19pt;margin-top:9.35pt;width:144.6pt;height:36.25pt;z-index:252614656;mso-wrap-edited:f;v-text-anchor:middle" strokeweight="1pt">
            <v:fill opacity="13107f" o:opacity2=".5" rotate="t" focus="-50%" type="gradient"/>
            <v:stroke dashstyle="dash"/>
            <v:textbox style="mso-next-textbox:#_x0000_s1095" inset=".5mm,.3mm,.5mm,.3mm">
              <w:txbxContent>
                <w:p w:rsidR="00002B33" w:rsidRPr="00085FAF" w:rsidRDefault="00002B33" w:rsidP="00085FAF">
                  <w:pPr>
                    <w:rPr>
                      <w:rStyle w:val="20pt"/>
                      <w:b w:val="0"/>
                      <w:bCs/>
                      <w:i/>
                      <w:sz w:val="18"/>
                      <w:szCs w:val="18"/>
                    </w:rPr>
                  </w:pPr>
                  <w:r w:rsidRPr="00085FAF">
                    <w:rPr>
                      <w:rStyle w:val="20pt"/>
                      <w:b w:val="0"/>
                      <w:bCs/>
                      <w:i/>
                      <w:sz w:val="18"/>
                      <w:szCs w:val="18"/>
                    </w:rPr>
                    <w:t>Лабораторія з дослідження літературної</w:t>
                  </w:r>
                </w:p>
                <w:p w:rsidR="00002B33" w:rsidRPr="00085FAF" w:rsidRDefault="00002B33" w:rsidP="00085FAF">
                  <w:pPr>
                    <w:rPr>
                      <w:rFonts w:ascii="Times New Roman" w:hAnsi="Times New Roman"/>
                      <w:b/>
                      <w:i/>
                      <w:sz w:val="18"/>
                      <w:szCs w:val="18"/>
                    </w:rPr>
                  </w:pPr>
                  <w:r w:rsidRPr="00085FAF">
                    <w:rPr>
                      <w:rStyle w:val="20pt"/>
                      <w:b w:val="0"/>
                      <w:bCs/>
                      <w:i/>
                      <w:sz w:val="18"/>
                      <w:szCs w:val="18"/>
                    </w:rPr>
                    <w:t xml:space="preserve"> спадщини Г.С. Сковороди</w:t>
                  </w:r>
                </w:p>
                <w:p w:rsidR="00002B33" w:rsidRPr="00F10C8D" w:rsidRDefault="00002B33" w:rsidP="00085FAF">
                  <w:pPr>
                    <w:jc w:val="left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xbxContent>
            </v:textbox>
          </v:rect>
        </w:pict>
      </w: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370DAF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  <w:r w:rsidRPr="00370DAF">
        <w:rPr>
          <w:noProof/>
        </w:rPr>
        <w:pict>
          <v:shape id="_x0000_s1092" type="#_x0000_t32" alt="" style="position:absolute;left:0;text-align:left;margin-left:53.45pt;margin-top:0;width:0;height:7.65pt;flip:y;z-index:252716032;mso-wrap-edited:f" o:connectortype="straight" strokeweight="1pt"/>
        </w:pict>
      </w:r>
      <w:r>
        <w:rPr>
          <w:rFonts w:ascii="Times New Roman" w:hAnsi="Times New Roman"/>
          <w:noProof/>
          <w:sz w:val="20"/>
          <w:szCs w:val="20"/>
        </w:rPr>
        <w:pict>
          <v:rect id="_x0000_s1090" alt="" style="position:absolute;left:0;text-align:left;margin-left:-19pt;margin-top:7.65pt;width:144.6pt;height:35.45pt;z-index:252615680;mso-wrap-edited:f;v-text-anchor:middle" strokeweight="1pt">
            <v:fill opacity="13107f" o:opacity2=".5" rotate="t" focus="-50%" type="gradient"/>
            <v:stroke dashstyle="dash"/>
            <v:textbox style="mso-next-textbox:#_x0000_s1090" inset=".5mm,.3mm,.5mm,.3mm">
              <w:txbxContent>
                <w:p w:rsidR="00002B33" w:rsidRPr="00085FAF" w:rsidRDefault="00002B33" w:rsidP="00085FAF">
                  <w:pPr>
                    <w:rPr>
                      <w:rStyle w:val="20pt"/>
                      <w:b w:val="0"/>
                      <w:bCs/>
                      <w:i/>
                      <w:sz w:val="18"/>
                      <w:szCs w:val="18"/>
                    </w:rPr>
                  </w:pPr>
                  <w:r w:rsidRPr="00085FAF">
                    <w:rPr>
                      <w:rStyle w:val="20pt"/>
                      <w:b w:val="0"/>
                      <w:bCs/>
                      <w:i/>
                      <w:sz w:val="18"/>
                      <w:szCs w:val="18"/>
                    </w:rPr>
                    <w:t>Лабораторія з дослідження педагогічної</w:t>
                  </w:r>
                </w:p>
                <w:p w:rsidR="00002B33" w:rsidRPr="00085FAF" w:rsidRDefault="00002B33" w:rsidP="00085FAF">
                  <w:pPr>
                    <w:rPr>
                      <w:rFonts w:ascii="Times New Roman" w:hAnsi="Times New Roman"/>
                      <w:b/>
                      <w:i/>
                      <w:sz w:val="18"/>
                      <w:szCs w:val="18"/>
                    </w:rPr>
                  </w:pPr>
                  <w:r w:rsidRPr="00085FAF">
                    <w:rPr>
                      <w:rStyle w:val="20pt"/>
                      <w:b w:val="0"/>
                      <w:bCs/>
                      <w:i/>
                      <w:sz w:val="18"/>
                      <w:szCs w:val="18"/>
                    </w:rPr>
                    <w:t xml:space="preserve"> спадщини Г.С. Сковороди</w:t>
                  </w:r>
                </w:p>
                <w:p w:rsidR="00002B33" w:rsidRPr="00F10C8D" w:rsidRDefault="00002B33" w:rsidP="00085FAF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xbxContent>
            </v:textbox>
          </v:rect>
        </w:pict>
      </w: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370DAF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noProof/>
          <w:sz w:val="20"/>
          <w:szCs w:val="20"/>
        </w:rPr>
        <w:pict>
          <v:rect id="_x0000_s1087" alt="" style="position:absolute;left:0;text-align:left;margin-left:-19pt;margin-top:7.15pt;width:144.6pt;height:30.5pt;z-index:252616704;mso-wrap-edited:f;v-text-anchor:middle" strokeweight="1pt">
            <v:fill rotate="t" focus="100%" type="gradient"/>
            <v:stroke dashstyle="dash"/>
            <v:textbox style="mso-next-textbox:#_x0000_s1087">
              <w:txbxContent>
                <w:p w:rsidR="00002B33" w:rsidRPr="00085FAF" w:rsidRDefault="00002B33" w:rsidP="00085FAF">
                  <w:pPr>
                    <w:spacing w:line="192" w:lineRule="auto"/>
                    <w:rPr>
                      <w:rFonts w:ascii="Times New Roman" w:hAnsi="Times New Roman"/>
                      <w:i/>
                      <w:sz w:val="18"/>
                      <w:szCs w:val="15"/>
                    </w:rPr>
                  </w:pPr>
                  <w:r w:rsidRPr="00085FAF">
                    <w:rPr>
                      <w:rFonts w:ascii="Times New Roman" w:hAnsi="Times New Roman"/>
                      <w:i/>
                      <w:sz w:val="18"/>
                      <w:szCs w:val="15"/>
                    </w:rPr>
                    <w:t>Ізраїльський культурно-освітній центр</w:t>
                  </w:r>
                </w:p>
              </w:txbxContent>
            </v:textbox>
          </v:rect>
        </w:pict>
      </w: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370DAF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noProof/>
          <w:sz w:val="20"/>
          <w:szCs w:val="20"/>
        </w:rPr>
        <w:pict>
          <v:rect id="_x0000_s1085" alt="" style="position:absolute;left:0;text-align:left;margin-left:-19pt;margin-top:-.1pt;width:144.6pt;height:27.75pt;z-index:252617728;mso-wrap-edited:f;v-text-anchor:middle" strokeweight="1pt">
            <v:fill rotate="t" focus="100%" type="gradient"/>
            <v:stroke dashstyle="dash"/>
            <v:textbox style="mso-next-textbox:#_x0000_s1085">
              <w:txbxContent>
                <w:p w:rsidR="00002B33" w:rsidRPr="00085FAF" w:rsidRDefault="00002B33" w:rsidP="00085FAF">
                  <w:pPr>
                    <w:spacing w:line="192" w:lineRule="auto"/>
                    <w:rPr>
                      <w:rFonts w:ascii="Times New Roman" w:hAnsi="Times New Roman"/>
                      <w:i/>
                      <w:sz w:val="18"/>
                      <w:szCs w:val="16"/>
                    </w:rPr>
                  </w:pPr>
                  <w:r w:rsidRPr="00085FAF">
                    <w:rPr>
                      <w:rFonts w:ascii="Times New Roman" w:hAnsi="Times New Roman"/>
                      <w:i/>
                      <w:sz w:val="18"/>
                      <w:szCs w:val="16"/>
                    </w:rPr>
                    <w:t>Іранський культурно-освітній центр</w:t>
                  </w:r>
                </w:p>
              </w:txbxContent>
            </v:textbox>
          </v:rect>
        </w:pict>
      </w: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370DAF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noProof/>
          <w:sz w:val="20"/>
          <w:szCs w:val="20"/>
        </w:rPr>
        <w:pict>
          <v:rect id="_x0000_s1084" alt="" style="position:absolute;left:0;text-align:left;margin-left:-19pt;margin-top:.15pt;width:144.6pt;height:30.45pt;z-index:252618752;mso-wrap-edited:f;v-text-anchor:middle" strokeweight="1pt">
            <v:fill rotate="t" focus="100%" type="gradient"/>
            <v:stroke dashstyle="dash"/>
            <v:textbox style="mso-next-textbox:#_x0000_s1084">
              <w:txbxContent>
                <w:p w:rsidR="00002B33" w:rsidRPr="00085FAF" w:rsidRDefault="00002B33" w:rsidP="00085FAF">
                  <w:pPr>
                    <w:spacing w:line="192" w:lineRule="auto"/>
                    <w:rPr>
                      <w:rFonts w:ascii="Times New Roman" w:hAnsi="Times New Roman"/>
                      <w:i/>
                      <w:sz w:val="18"/>
                      <w:szCs w:val="16"/>
                    </w:rPr>
                  </w:pPr>
                  <w:r w:rsidRPr="00085FAF">
                    <w:rPr>
                      <w:rFonts w:ascii="Times New Roman" w:hAnsi="Times New Roman"/>
                      <w:i/>
                      <w:sz w:val="18"/>
                      <w:szCs w:val="16"/>
                    </w:rPr>
                    <w:t>Турецький культурно-освітній центр</w:t>
                  </w:r>
                </w:p>
              </w:txbxContent>
            </v:textbox>
          </v:rect>
        </w:pict>
      </w: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370DAF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noProof/>
          <w:sz w:val="20"/>
          <w:szCs w:val="20"/>
        </w:rPr>
        <w:pict>
          <v:rect id="_x0000_s1083" alt="" style="position:absolute;left:0;text-align:left;margin-left:-19pt;margin-top:1.7pt;width:144.6pt;height:24.35pt;z-index:252619776;mso-wrap-edited:f;v-text-anchor:middle" strokeweight="1pt">
            <v:fill rotate="t" focus="100%" type="gradient"/>
            <v:stroke dashstyle="dash"/>
            <v:textbox style="mso-next-textbox:#_x0000_s1083" inset=".5mm,.3mm,.5mm,.3mm">
              <w:txbxContent>
                <w:p w:rsidR="00002B33" w:rsidRPr="00085FAF" w:rsidRDefault="00002B33" w:rsidP="00085FAF">
                  <w:pPr>
                    <w:spacing w:line="192" w:lineRule="auto"/>
                    <w:rPr>
                      <w:rFonts w:ascii="Times New Roman" w:hAnsi="Times New Roman"/>
                      <w:i/>
                      <w:sz w:val="18"/>
                      <w:szCs w:val="16"/>
                    </w:rPr>
                  </w:pPr>
                  <w:r w:rsidRPr="00085FAF">
                    <w:rPr>
                      <w:rFonts w:ascii="Times New Roman" w:hAnsi="Times New Roman"/>
                      <w:i/>
                      <w:sz w:val="18"/>
                      <w:szCs w:val="16"/>
                    </w:rPr>
                    <w:t>Китайський культурно-освітній центр</w:t>
                  </w:r>
                </w:p>
              </w:txbxContent>
            </v:textbox>
          </v:rect>
        </w:pict>
      </w: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370DAF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noProof/>
          <w:sz w:val="20"/>
          <w:szCs w:val="20"/>
        </w:rPr>
        <w:pict>
          <v:rect id="_x0000_s1082" alt="" style="position:absolute;left:0;text-align:left;margin-left:-19pt;margin-top:7pt;width:144.6pt;height:23.7pt;z-index:252620800;mso-wrap-edited:f;v-text-anchor:middle" strokeweight="1pt">
            <v:stroke dashstyle="dash"/>
            <v:textbox style="mso-next-textbox:#_x0000_s1082" inset=".5mm,.3mm,.5mm,.3mm">
              <w:txbxContent>
                <w:p w:rsidR="00002B33" w:rsidRPr="00085FAF" w:rsidRDefault="00002B33" w:rsidP="00085FAF">
                  <w:pPr>
                    <w:spacing w:line="192" w:lineRule="auto"/>
                    <w:rPr>
                      <w:rFonts w:ascii="Times New Roman" w:hAnsi="Times New Roman"/>
                      <w:i/>
                      <w:sz w:val="18"/>
                      <w:szCs w:val="16"/>
                    </w:rPr>
                  </w:pPr>
                  <w:r w:rsidRPr="00085FAF">
                    <w:rPr>
                      <w:rFonts w:ascii="Times New Roman" w:hAnsi="Times New Roman"/>
                      <w:i/>
                      <w:sz w:val="18"/>
                      <w:szCs w:val="16"/>
                    </w:rPr>
                    <w:t>Регіональний центр японської культури і освіти</w:t>
                  </w:r>
                </w:p>
                <w:p w:rsidR="00002B33" w:rsidRPr="00F10E65" w:rsidRDefault="00002B33" w:rsidP="00085FAF">
                  <w:pPr>
                    <w:rPr>
                      <w:szCs w:val="18"/>
                    </w:rPr>
                  </w:pPr>
                </w:p>
              </w:txbxContent>
            </v:textbox>
          </v:rect>
        </w:pict>
      </w: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370DAF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noProof/>
          <w:sz w:val="20"/>
          <w:szCs w:val="20"/>
        </w:rPr>
        <w:lastRenderedPageBreak/>
        <w:pict>
          <v:rect id="_x0000_s1080" alt="" style="position:absolute;left:0;text-align:left;margin-left:584.05pt;margin-top:2.55pt;width:195.95pt;height:36.35pt;z-index:252656640;mso-wrap-edited:f" strokecolor="white">
            <v:textbox style="mso-next-textbox:#_x0000_s1080">
              <w:txbxContent>
                <w:p w:rsidR="00002B33" w:rsidRDefault="00002B33" w:rsidP="00A95497">
                  <w:pPr>
                    <w:jc w:val="right"/>
                    <w:rPr>
                      <w:rFonts w:ascii="Times New Roman" w:hAnsi="Times New Roman"/>
                      <w:sz w:val="16"/>
                      <w:szCs w:val="16"/>
                      <w:lang w:val="en-US"/>
                    </w:rPr>
                  </w:pPr>
                  <w:r w:rsidRPr="005738A3">
                    <w:rPr>
                      <w:rFonts w:ascii="Times New Roman" w:hAnsi="Times New Roman"/>
                      <w:sz w:val="16"/>
                      <w:szCs w:val="16"/>
                    </w:rPr>
                    <w:t>Додаток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16"/>
                      <w:szCs w:val="16"/>
                      <w:lang w:val="en-US"/>
                    </w:rPr>
                    <w:t>5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 xml:space="preserve"> </w:t>
                  </w:r>
                </w:p>
                <w:p w:rsidR="00002B33" w:rsidRPr="00EB06A0" w:rsidRDefault="00002B33" w:rsidP="00A95497">
                  <w:pPr>
                    <w:jc w:val="right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>«S</w:t>
                  </w:r>
                  <w:r>
                    <w:rPr>
                      <w:rFonts w:ascii="Times New Roman" w:hAnsi="Times New Roman"/>
                      <w:sz w:val="16"/>
                      <w:szCs w:val="16"/>
                      <w:lang w:val="en-US"/>
                    </w:rPr>
                    <w:t>k</w:t>
                  </w:r>
                  <w:proofErr w:type="spellStart"/>
                  <w:r>
                    <w:rPr>
                      <w:rFonts w:ascii="Times New Roman" w:hAnsi="Times New Roman"/>
                      <w:sz w:val="16"/>
                      <w:szCs w:val="16"/>
                    </w:rPr>
                    <w:t>ovoroda</w:t>
                  </w:r>
                  <w:proofErr w:type="spellEnd"/>
                  <w:r>
                    <w:rPr>
                      <w:rFonts w:ascii="Times New Roman" w:hAnsi="Times New Roman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16"/>
                      <w:szCs w:val="16"/>
                    </w:rPr>
                    <w:t>assoс</w:t>
                  </w:r>
                  <w:proofErr w:type="spellEnd"/>
                  <w:r>
                    <w:rPr>
                      <w:rFonts w:ascii="Times New Roman" w:hAnsi="Times New Roman"/>
                      <w:sz w:val="16"/>
                      <w:szCs w:val="16"/>
                      <w:lang w:val="en-US"/>
                    </w:rPr>
                    <w:t>iations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>»</w:t>
                  </w:r>
                </w:p>
                <w:p w:rsidR="00002B33" w:rsidRPr="00A95497" w:rsidRDefault="00002B33" w:rsidP="00A95497">
                  <w:pPr>
                    <w:rPr>
                      <w:szCs w:val="16"/>
                    </w:rPr>
                  </w:pPr>
                </w:p>
              </w:txbxContent>
            </v:textbox>
          </v:rect>
        </w:pict>
      </w: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370DAF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noProof/>
          <w:sz w:val="20"/>
          <w:szCs w:val="20"/>
        </w:rPr>
        <w:pict>
          <v:rect id="_x0000_s1079" alt="" style="position:absolute;left:0;text-align:left;margin-left:258.55pt;margin-top:1.35pt;width:181.9pt;height:28.05pt;z-index:252638208;mso-wrap-edited:f;v-text-anchor:middle" fillcolor="#548dd4 [1951]" strokeweight="2pt">
            <v:fill opacity="0" color2="#31849b [2408]" o:opacity2="0" focus="-50%" type="gradient"/>
            <v:textbox style="mso-next-textbox:#_x0000_s1079" inset=".5mm,.3mm,.5mm,.3mm">
              <w:txbxContent>
                <w:p w:rsidR="00002B33" w:rsidRPr="00BD5930" w:rsidRDefault="00002B33" w:rsidP="00BD5930">
                  <w:pPr>
                    <w:pStyle w:val="a3"/>
                    <w:shd w:val="clear" w:color="auto" w:fill="FFFFFF" w:themeFill="background1"/>
                    <w:rPr>
                      <w:rFonts w:ascii="Times New Roman" w:hAnsi="Times New Roman"/>
                      <w:b/>
                      <w:sz w:val="28"/>
                      <w:szCs w:val="16"/>
                      <w:lang w:val="uk-UA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16"/>
                      <w:lang w:val="uk-UA"/>
                    </w:rPr>
                    <w:t xml:space="preserve">ПЕРШИЙ </w:t>
                  </w:r>
                  <w:r w:rsidRPr="00BD5930">
                    <w:rPr>
                      <w:rFonts w:ascii="Times New Roman" w:hAnsi="Times New Roman"/>
                      <w:b/>
                      <w:sz w:val="28"/>
                      <w:szCs w:val="16"/>
                      <w:lang w:val="uk-UA"/>
                    </w:rPr>
                    <w:t>ПРОРЕКТОР</w:t>
                  </w:r>
                </w:p>
                <w:p w:rsidR="00002B33" w:rsidRPr="00BD5930" w:rsidRDefault="00002B33" w:rsidP="00BD5930">
                  <w:pPr>
                    <w:pStyle w:val="a3"/>
                    <w:shd w:val="clear" w:color="auto" w:fill="FFFFFF" w:themeFill="background1"/>
                    <w:rPr>
                      <w:rFonts w:ascii="Times New Roman" w:hAnsi="Times New Roman"/>
                      <w:b/>
                      <w:color w:val="FFFFFF" w:themeColor="background1"/>
                      <w:sz w:val="28"/>
                      <w:szCs w:val="16"/>
                      <w:lang w:val="uk-UA"/>
                    </w:rPr>
                  </w:pPr>
                </w:p>
              </w:txbxContent>
            </v:textbox>
          </v:rect>
        </w:pict>
      </w: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370DAF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noProof/>
          <w:sz w:val="20"/>
          <w:szCs w:val="20"/>
        </w:rPr>
        <w:pict>
          <v:rect id="_x0000_s1078" alt="" style="position:absolute;left:0;text-align:left;margin-left:258.45pt;margin-top:1.75pt;width:181.9pt;height:39.3pt;z-index:252771328;mso-wrap-edited:f;v-text-anchor:middle" strokeweight="1pt">
            <v:fill opacity=".5" o:opacity2=".5" rotate="t" focus="-50%" type="gradient"/>
            <v:stroke dashstyle="dash"/>
            <v:textbox style="mso-next-textbox:#_x0000_s1078" inset=".5mm,.3mm,.5mm,.3mm">
              <w:txbxContent>
                <w:p w:rsidR="00002B33" w:rsidRPr="00BD5930" w:rsidRDefault="00002B33" w:rsidP="00D918A6">
                  <w:pPr>
                    <w:rPr>
                      <w:i/>
                      <w:sz w:val="24"/>
                      <w:szCs w:val="16"/>
                    </w:rPr>
                  </w:pPr>
                  <w:r>
                    <w:rPr>
                      <w:rFonts w:ascii="Times New Roman" w:hAnsi="Times New Roman"/>
                      <w:i/>
                      <w:sz w:val="24"/>
                      <w:szCs w:val="16"/>
                    </w:rPr>
                    <w:t>Освітній хаб</w:t>
                  </w:r>
                </w:p>
              </w:txbxContent>
            </v:textbox>
          </v:rect>
        </w:pict>
      </w: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370DAF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noProof/>
          <w:sz w:val="20"/>
          <w:szCs w:val="20"/>
        </w:rPr>
        <w:pict>
          <v:rect id="_x0000_s1076" alt="" style="position:absolute;left:0;text-align:left;margin-left:258.45pt;margin-top:2.5pt;width:181.9pt;height:34pt;z-index:252687360;mso-wrap-edited:f;v-text-anchor:middle" strokeweight="1pt">
            <v:fill opacity=".5" o:opacity2=".5" rotate="t" focus="-50%" type="gradient"/>
            <v:stroke dashstyle="dash"/>
            <v:textbox style="mso-next-textbox:#_x0000_s1076" inset=".5mm,.3mm,.5mm,.3mm">
              <w:txbxContent>
                <w:p w:rsidR="00002B33" w:rsidRPr="00121051" w:rsidRDefault="00002B33" w:rsidP="007E6D6B">
                  <w:pPr>
                    <w:rPr>
                      <w:i/>
                      <w:sz w:val="24"/>
                      <w:szCs w:val="16"/>
                    </w:rPr>
                  </w:pPr>
                  <w:r>
                    <w:rPr>
                      <w:rFonts w:ascii="Times New Roman" w:hAnsi="Times New Roman"/>
                      <w:i/>
                      <w:sz w:val="24"/>
                      <w:szCs w:val="16"/>
                      <w:lang w:val="ru-RU"/>
                    </w:rPr>
                    <w:t>Рада гарантів ОП</w:t>
                  </w:r>
                </w:p>
              </w:txbxContent>
            </v:textbox>
          </v:rect>
        </w:pict>
      </w: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370DAF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noProof/>
          <w:sz w:val="20"/>
          <w:szCs w:val="20"/>
        </w:rPr>
        <w:pict>
          <v:rect id="_x0000_s1392" alt="" style="position:absolute;left:0;text-align:left;margin-left:258.45pt;margin-top:6pt;width:181.9pt;height:34pt;z-index:252788736;mso-wrap-edited:f;v-text-anchor:middle" strokeweight="1pt">
            <v:fill opacity=".5" o:opacity2=".5" rotate="t" focus="-50%" type="gradient"/>
            <v:stroke dashstyle="dash"/>
            <v:textbox style="mso-next-textbox:#_x0000_s1392" inset=".5mm,.3mm,.5mm,.3mm">
              <w:txbxContent>
                <w:p w:rsidR="00002B33" w:rsidRPr="00DC416F" w:rsidRDefault="00002B33" w:rsidP="00DC416F">
                  <w:pPr>
                    <w:rPr>
                      <w:i/>
                      <w:sz w:val="24"/>
                      <w:szCs w:val="16"/>
                    </w:rPr>
                  </w:pPr>
                  <w:r>
                    <w:rPr>
                      <w:rFonts w:ascii="Times New Roman" w:hAnsi="Times New Roman"/>
                      <w:i/>
                      <w:sz w:val="24"/>
                      <w:szCs w:val="16"/>
                      <w:lang w:val="en-US"/>
                    </w:rPr>
                    <w:t>STEM - центр</w:t>
                  </w:r>
                </w:p>
              </w:txbxContent>
            </v:textbox>
          </v:rect>
        </w:pict>
      </w: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370DAF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noProof/>
          <w:sz w:val="20"/>
          <w:szCs w:val="20"/>
        </w:rPr>
        <w:pict>
          <v:rect id="_x0000_s1471" alt="" style="position:absolute;left:0;text-align:left;margin-left:258.45pt;margin-top:.3pt;width:181.9pt;height:34pt;z-index:252843008;mso-wrap-edited:f;v-text-anchor:middle" strokeweight="1pt">
            <v:fill opacity=".5" o:opacity2=".5" rotate="t" focus="-50%" type="gradient"/>
            <v:stroke dashstyle="dash"/>
            <v:textbox style="mso-next-textbox:#_x0000_s1471" inset=".5mm,.3mm,.5mm,.3mm">
              <w:txbxContent>
                <w:p w:rsidR="00002B33" w:rsidRPr="00AB2934" w:rsidRDefault="00002B33" w:rsidP="00DA43A5">
                  <w:pPr>
                    <w:rPr>
                      <w:i/>
                      <w:sz w:val="24"/>
                      <w:szCs w:val="16"/>
                    </w:rPr>
                  </w:pPr>
                  <w:r>
                    <w:rPr>
                      <w:rFonts w:ascii="Times New Roman" w:hAnsi="Times New Roman"/>
                      <w:i/>
                      <w:sz w:val="24"/>
                      <w:szCs w:val="16"/>
                    </w:rPr>
                    <w:t xml:space="preserve">Центр  розвитку </w:t>
                  </w:r>
                  <w:proofErr w:type="spellStart"/>
                  <w:r>
                    <w:rPr>
                      <w:rFonts w:ascii="Times New Roman" w:hAnsi="Times New Roman"/>
                      <w:i/>
                      <w:sz w:val="24"/>
                      <w:szCs w:val="16"/>
                    </w:rPr>
                    <w:t>компетентностей</w:t>
                  </w:r>
                  <w:proofErr w:type="spellEnd"/>
                  <w:r>
                    <w:rPr>
                      <w:rFonts w:ascii="Times New Roman" w:hAnsi="Times New Roman"/>
                      <w:i/>
                      <w:sz w:val="24"/>
                      <w:szCs w:val="16"/>
                    </w:rPr>
                    <w:t xml:space="preserve"> учителя</w:t>
                  </w:r>
                </w:p>
                <w:p w:rsidR="00002B33" w:rsidRPr="00AB2934" w:rsidRDefault="00002B33" w:rsidP="00AB2934">
                  <w:pPr>
                    <w:rPr>
                      <w:i/>
                      <w:sz w:val="24"/>
                      <w:szCs w:val="16"/>
                    </w:rPr>
                  </w:pPr>
                </w:p>
              </w:txbxContent>
            </v:textbox>
          </v:rect>
        </w:pict>
      </w: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370DAF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noProof/>
          <w:sz w:val="20"/>
          <w:szCs w:val="20"/>
        </w:rPr>
        <w:pict>
          <v:rect id="_x0000_s1620" alt="" style="position:absolute;left:0;text-align:left;margin-left:258.45pt;margin-top:2.9pt;width:181.9pt;height:48.85pt;z-index:252984320;mso-wrap-edited:f;v-text-anchor:middle" strokeweight="1pt">
            <v:fill opacity=".5" o:opacity2=".5" rotate="t" focus="-50%" type="gradient"/>
            <v:stroke dashstyle="dash"/>
            <v:textbox style="mso-next-textbox:#_x0000_s1620" inset=".5mm,.3mm,.5mm,.3mm">
              <w:txbxContent>
                <w:p w:rsidR="00002B33" w:rsidRPr="00AB2934" w:rsidRDefault="00002B33" w:rsidP="00AE02E3">
                  <w:pPr>
                    <w:rPr>
                      <w:i/>
                      <w:sz w:val="24"/>
                      <w:szCs w:val="16"/>
                    </w:rPr>
                  </w:pPr>
                  <w:r>
                    <w:rPr>
                      <w:rFonts w:ascii="Times New Roman" w:hAnsi="Times New Roman"/>
                      <w:i/>
                      <w:sz w:val="24"/>
                      <w:szCs w:val="16"/>
                    </w:rPr>
                    <w:t>Навчально-методичний центр  технологій альтернативної й додаткової комунікації в освіті</w:t>
                  </w:r>
                </w:p>
              </w:txbxContent>
            </v:textbox>
          </v:rect>
        </w:pict>
      </w: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300D78" w:rsidRDefault="00300D78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Pr="00E51EA7" w:rsidRDefault="00300D78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sz w:val="20"/>
          <w:szCs w:val="20"/>
          <w:lang w:val="uk-UA"/>
        </w:rPr>
        <w:br w:type="page"/>
      </w:r>
      <w:r w:rsidR="00F2487F" w:rsidRPr="005738A3">
        <w:rPr>
          <w:rFonts w:ascii="Times New Roman" w:hAnsi="Times New Roman"/>
          <w:sz w:val="16"/>
          <w:szCs w:val="16"/>
          <w:lang w:val="uk-UA"/>
        </w:rPr>
        <w:lastRenderedPageBreak/>
        <w:t>Додаток</w:t>
      </w:r>
      <w:r w:rsidR="00F2487F">
        <w:rPr>
          <w:rFonts w:ascii="Times New Roman" w:hAnsi="Times New Roman"/>
          <w:sz w:val="16"/>
          <w:szCs w:val="16"/>
          <w:lang w:val="uk-UA"/>
        </w:rPr>
        <w:t xml:space="preserve"> </w:t>
      </w:r>
      <w:r w:rsidR="00F2487F" w:rsidRPr="00E51EA7">
        <w:rPr>
          <w:rFonts w:ascii="Times New Roman" w:hAnsi="Times New Roman"/>
          <w:sz w:val="16"/>
          <w:szCs w:val="16"/>
          <w:lang w:val="uk-UA"/>
        </w:rPr>
        <w:t>6</w:t>
      </w:r>
    </w:p>
    <w:p w:rsidR="00F12C04" w:rsidRPr="00EB06A0" w:rsidRDefault="00F12C04" w:rsidP="00F12C04">
      <w:pPr>
        <w:jc w:val="righ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«S</w:t>
      </w:r>
      <w:r w:rsidR="00F726A3">
        <w:rPr>
          <w:rFonts w:ascii="Times New Roman" w:hAnsi="Times New Roman"/>
          <w:sz w:val="16"/>
          <w:szCs w:val="16"/>
          <w:lang w:val="en-US"/>
        </w:rPr>
        <w:t>k</w:t>
      </w:r>
      <w:proofErr w:type="spellStart"/>
      <w:r>
        <w:rPr>
          <w:rFonts w:ascii="Times New Roman" w:hAnsi="Times New Roman"/>
          <w:sz w:val="16"/>
          <w:szCs w:val="16"/>
        </w:rPr>
        <w:t>ovoroda</w:t>
      </w:r>
      <w:proofErr w:type="spellEnd"/>
      <w:r>
        <w:rPr>
          <w:rFonts w:ascii="Times New Roman" w:hAnsi="Times New Roman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sz w:val="16"/>
          <w:szCs w:val="16"/>
        </w:rPr>
        <w:t>asso</w:t>
      </w:r>
      <w:r w:rsidR="002B554E">
        <w:rPr>
          <w:rFonts w:ascii="Times New Roman" w:hAnsi="Times New Roman"/>
          <w:sz w:val="16"/>
          <w:szCs w:val="16"/>
        </w:rPr>
        <w:t>с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iations</w:t>
      </w:r>
      <w:r>
        <w:rPr>
          <w:rFonts w:ascii="Times New Roman" w:hAnsi="Times New Roman"/>
          <w:sz w:val="16"/>
          <w:szCs w:val="16"/>
        </w:rPr>
        <w:t>»</w:t>
      </w:r>
    </w:p>
    <w:p w:rsidR="00353118" w:rsidRDefault="00370DAF" w:rsidP="00353118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noProof/>
          <w:sz w:val="20"/>
          <w:szCs w:val="20"/>
        </w:rPr>
        <w:pict>
          <v:rect id="_x0000_s1075" alt="" style="position:absolute;left:0;text-align:left;margin-left:582.55pt;margin-top:5.75pt;width:195.95pt;height:36.35pt;z-index:252655616;mso-wrap-edited:f" strokecolor="white">
            <v:textbox style="mso-next-textbox:#_x0000_s1075">
              <w:txbxContent>
                <w:p w:rsidR="00002B33" w:rsidRPr="006A29C0" w:rsidRDefault="00002B33" w:rsidP="004B4920">
                  <w:pPr>
                    <w:jc w:val="right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rect>
        </w:pict>
      </w: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370DAF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noProof/>
          <w:sz w:val="20"/>
          <w:szCs w:val="20"/>
        </w:rPr>
        <w:pict>
          <v:rect id="_x0000_s1072" alt="" style="position:absolute;left:0;text-align:left;margin-left:246.2pt;margin-top:3.35pt;width:229.5pt;height:49.5pt;z-index:252645376;mso-wrap-edited:f;v-text-anchor:middle" strokeweight="2pt">
            <v:fill opacity="19661f" rotate="t" focus="-50%" type="gradient"/>
            <v:textbox style="mso-next-textbox:#_x0000_s1072" inset=".5mm,.3mm,.5mm,.3mm">
              <w:txbxContent>
                <w:p w:rsidR="00002B33" w:rsidRPr="00BD5930" w:rsidRDefault="00002B33" w:rsidP="00BD5930">
                  <w:pPr>
                    <w:pStyle w:val="a3"/>
                    <w:rPr>
                      <w:rFonts w:ascii="Times New Roman" w:hAnsi="Times New Roman"/>
                      <w:b/>
                      <w:sz w:val="28"/>
                      <w:szCs w:val="16"/>
                      <w:lang w:val="uk-UA"/>
                    </w:rPr>
                  </w:pPr>
                  <w:r w:rsidRPr="00BD5930">
                    <w:rPr>
                      <w:rFonts w:ascii="Times New Roman" w:hAnsi="Times New Roman"/>
                      <w:b/>
                      <w:sz w:val="28"/>
                      <w:szCs w:val="16"/>
                      <w:lang w:val="uk-UA"/>
                    </w:rPr>
                    <w:t xml:space="preserve">ПРОРЕКТОР </w:t>
                  </w:r>
                </w:p>
                <w:p w:rsidR="00002B33" w:rsidRPr="00BD5930" w:rsidRDefault="00002B33" w:rsidP="00BD5930">
                  <w:pPr>
                    <w:pStyle w:val="a3"/>
                    <w:spacing w:line="192" w:lineRule="auto"/>
                    <w:rPr>
                      <w:rFonts w:ascii="Times New Roman" w:hAnsi="Times New Roman"/>
                      <w:b/>
                      <w:sz w:val="28"/>
                      <w:szCs w:val="16"/>
                      <w:lang w:val="uk-UA"/>
                    </w:rPr>
                  </w:pPr>
                  <w:r w:rsidRPr="00BD5930">
                    <w:rPr>
                      <w:rFonts w:ascii="Times New Roman" w:hAnsi="Times New Roman"/>
                      <w:b/>
                      <w:sz w:val="28"/>
                      <w:szCs w:val="16"/>
                      <w:lang w:val="uk-UA"/>
                    </w:rPr>
                    <w:t>з навчально-виховної роботи</w:t>
                  </w:r>
                </w:p>
              </w:txbxContent>
            </v:textbox>
          </v:rect>
        </w:pict>
      </w: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370DAF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noProof/>
          <w:sz w:val="20"/>
          <w:szCs w:val="20"/>
        </w:rPr>
        <w:pict>
          <v:rect id="_x0000_s1071" alt="" style="position:absolute;left:0;text-align:left;margin-left:582.55pt;margin-top:-15.05pt;width:195.95pt;height:36.35pt;z-index:252654592;mso-wrap-edited:f" strokecolor="white">
            <v:textbox style="mso-next-textbox:#_x0000_s1071">
              <w:txbxContent>
                <w:p w:rsidR="00002B33" w:rsidRPr="00EB06A0" w:rsidRDefault="00002B33" w:rsidP="00A95497">
                  <w:pPr>
                    <w:jc w:val="right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>«Scovoroda asso</w:t>
                  </w:r>
                  <w:r>
                    <w:rPr>
                      <w:rFonts w:ascii="Times New Roman" w:hAnsi="Times New Roman"/>
                      <w:sz w:val="16"/>
                      <w:szCs w:val="16"/>
                      <w:lang w:val="en-US"/>
                    </w:rPr>
                    <w:t>tiations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>»</w:t>
                  </w:r>
                </w:p>
                <w:p w:rsidR="00002B33" w:rsidRPr="00A95497" w:rsidRDefault="00002B33" w:rsidP="00A95497">
                  <w:pPr>
                    <w:rPr>
                      <w:szCs w:val="16"/>
                    </w:rPr>
                  </w:pPr>
                </w:p>
              </w:txbxContent>
            </v:textbox>
          </v:rect>
        </w:pict>
      </w: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370DAF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noProof/>
          <w:sz w:val="20"/>
          <w:szCs w:val="20"/>
        </w:rPr>
        <w:pict>
          <v:rect id="_x0000_s1070" alt="" style="position:absolute;left:0;text-align:left;margin-left:253.9pt;margin-top:8.2pt;width:211.3pt;height:32.25pt;z-index:252651520;mso-wrap-edited:f;v-text-anchor:middle" strokeweight="1pt">
            <v:fill opacity="13107f" o:opacity2=".5" rotate="t" focus="-50%" type="gradient"/>
            <v:stroke dashstyle="dash"/>
            <v:textbox style="mso-next-textbox:#_x0000_s1070" inset=".5mm,.3mm,.5mm,.3mm">
              <w:txbxContent>
                <w:p w:rsidR="00002B33" w:rsidRPr="004B4920" w:rsidRDefault="00002B33" w:rsidP="004B4920">
                  <w:pPr>
                    <w:spacing w:line="180" w:lineRule="auto"/>
                    <w:rPr>
                      <w:i/>
                      <w:sz w:val="20"/>
                      <w:szCs w:val="16"/>
                    </w:rPr>
                  </w:pPr>
                  <w:r w:rsidRPr="004B4920">
                    <w:rPr>
                      <w:rFonts w:ascii="Times New Roman" w:hAnsi="Times New Roman"/>
                      <w:i/>
                      <w:sz w:val="20"/>
                      <w:szCs w:val="16"/>
                    </w:rPr>
                    <w:t>Студентський Парламент</w:t>
                  </w:r>
                </w:p>
              </w:txbxContent>
            </v:textbox>
          </v:rect>
        </w:pict>
      </w: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370DAF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noProof/>
          <w:sz w:val="20"/>
          <w:szCs w:val="20"/>
        </w:rPr>
        <w:pict>
          <v:rect id="_x0000_s1067" alt="" style="position:absolute;left:0;text-align:left;margin-left:253pt;margin-top:3.5pt;width:211.3pt;height:27.75pt;z-index:252647424;mso-wrap-edited:f;v-text-anchor:middle" strokeweight="1pt">
            <v:fill opacity="13107f" o:opacity2=".5" rotate="t" focus="-50%" type="gradient"/>
            <v:stroke dashstyle="dash"/>
            <v:textbox style="mso-next-textbox:#_x0000_s1067" inset=".5mm,.3mm,.5mm,.3mm">
              <w:txbxContent>
                <w:p w:rsidR="00002B33" w:rsidRPr="004B4920" w:rsidRDefault="00002B33" w:rsidP="00BD5930">
                  <w:pPr>
                    <w:spacing w:line="180" w:lineRule="auto"/>
                    <w:rPr>
                      <w:rFonts w:ascii="Times New Roman" w:hAnsi="Times New Roman"/>
                      <w:i/>
                      <w:sz w:val="20"/>
                      <w:szCs w:val="16"/>
                    </w:rPr>
                  </w:pPr>
                  <w:r w:rsidRPr="004B4920">
                    <w:rPr>
                      <w:rFonts w:ascii="Times New Roman" w:hAnsi="Times New Roman"/>
                      <w:i/>
                      <w:sz w:val="20"/>
                      <w:szCs w:val="16"/>
                    </w:rPr>
                    <w:t>Студентська рада гуртожитків</w:t>
                  </w:r>
                </w:p>
              </w:txbxContent>
            </v:textbox>
          </v:rect>
        </w:pict>
      </w: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370DAF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noProof/>
          <w:sz w:val="20"/>
          <w:szCs w:val="20"/>
        </w:rPr>
        <w:pict>
          <v:rect id="_x0000_s1066" alt="" style="position:absolute;left:0;text-align:left;margin-left:253pt;margin-top:4.9pt;width:211.3pt;height:32.25pt;z-index:252650496;mso-wrap-edited:f;v-text-anchor:middle" strokeweight="1pt">
            <v:fill opacity="13107f" o:opacity2=".5" rotate="t" focus="-50%" type="gradient"/>
            <v:stroke dashstyle="dash"/>
            <v:textbox style="mso-next-textbox:#_x0000_s1066" inset=".5mm,.3mm,.5mm,.3mm">
              <w:txbxContent>
                <w:p w:rsidR="00002B33" w:rsidRPr="004B4920" w:rsidRDefault="00002B33" w:rsidP="004B4920">
                  <w:pPr>
                    <w:spacing w:line="180" w:lineRule="auto"/>
                    <w:rPr>
                      <w:rFonts w:ascii="Times New Roman" w:hAnsi="Times New Roman"/>
                      <w:i/>
                      <w:sz w:val="20"/>
                      <w:szCs w:val="16"/>
                    </w:rPr>
                  </w:pPr>
                  <w:r w:rsidRPr="004B4920">
                    <w:rPr>
                      <w:rFonts w:ascii="Times New Roman" w:hAnsi="Times New Roman"/>
                      <w:i/>
                      <w:sz w:val="20"/>
                      <w:szCs w:val="16"/>
                    </w:rPr>
                    <w:t>Асоціація випускників ХНПУ імені Г.С. Сковороди</w:t>
                  </w:r>
                </w:p>
              </w:txbxContent>
            </v:textbox>
          </v:rect>
        </w:pict>
      </w: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370DAF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noProof/>
          <w:sz w:val="20"/>
          <w:szCs w:val="20"/>
        </w:rPr>
        <w:pict>
          <v:rect id="_x0000_s1065" alt="" style="position:absolute;left:0;text-align:left;margin-left:253pt;margin-top:1.5pt;width:211.3pt;height:28.5pt;z-index:252648448;mso-wrap-edited:f;v-text-anchor:middle" strokeweight="1pt">
            <v:fill opacity="13107f" o:opacity2=".5" rotate="t" focus="-50%" type="gradient"/>
            <v:stroke dashstyle="dash"/>
            <v:textbox style="mso-next-textbox:#_x0000_s1065" inset=".5mm,.3mm,.5mm,.3mm">
              <w:txbxContent>
                <w:p w:rsidR="00002B33" w:rsidRPr="004B4920" w:rsidRDefault="00002B33" w:rsidP="004B4920">
                  <w:pPr>
                    <w:spacing w:line="180" w:lineRule="auto"/>
                    <w:rPr>
                      <w:rFonts w:ascii="Times New Roman" w:hAnsi="Times New Roman"/>
                      <w:i/>
                      <w:sz w:val="20"/>
                      <w:szCs w:val="16"/>
                    </w:rPr>
                  </w:pPr>
                  <w:r w:rsidRPr="004B4920">
                    <w:rPr>
                      <w:rFonts w:ascii="Times New Roman" w:hAnsi="Times New Roman"/>
                      <w:i/>
                      <w:sz w:val="20"/>
                      <w:szCs w:val="16"/>
                    </w:rPr>
                    <w:t>Гендерний центр</w:t>
                  </w:r>
                </w:p>
              </w:txbxContent>
            </v:textbox>
          </v:rect>
        </w:pict>
      </w: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370DAF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noProof/>
          <w:sz w:val="20"/>
          <w:szCs w:val="20"/>
        </w:rPr>
        <w:pict>
          <v:rect id="_x0000_s1064" alt="" style="position:absolute;left:0;text-align:left;margin-left:253pt;margin-top:1pt;width:211.3pt;height:30pt;z-index:252652544;mso-wrap-edited:f;v-text-anchor:middle" strokeweight="1pt">
            <v:fill opacity="13107f" o:opacity2="0" rotate="t" focus="-50%" type="gradient"/>
            <v:stroke dashstyle="dash"/>
            <v:textbox style="mso-next-textbox:#_x0000_s1064" inset=".5mm,.3mm,.5mm,.3mm">
              <w:txbxContent>
                <w:p w:rsidR="00002B33" w:rsidRPr="004B4920" w:rsidRDefault="00002B33" w:rsidP="004B4920">
                  <w:pPr>
                    <w:tabs>
                      <w:tab w:val="left" w:pos="142"/>
                    </w:tabs>
                    <w:spacing w:line="192" w:lineRule="auto"/>
                    <w:rPr>
                      <w:i/>
                      <w:sz w:val="20"/>
                      <w:szCs w:val="16"/>
                    </w:rPr>
                  </w:pPr>
                  <w:r w:rsidRPr="004B4920">
                    <w:rPr>
                      <w:rFonts w:ascii="Times New Roman" w:hAnsi="Times New Roman"/>
                      <w:i/>
                      <w:sz w:val="20"/>
                      <w:szCs w:val="16"/>
                    </w:rPr>
                    <w:t>Школа молодого лідера</w:t>
                  </w:r>
                </w:p>
              </w:txbxContent>
            </v:textbox>
          </v:rect>
        </w:pict>
      </w: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370DAF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noProof/>
          <w:sz w:val="20"/>
          <w:szCs w:val="20"/>
        </w:rPr>
        <w:pict>
          <v:rect id="_x0000_s1063" alt="" style="position:absolute;left:0;text-align:left;margin-left:253pt;margin-top:3.7pt;width:211.3pt;height:26.25pt;z-index:252653568;mso-wrap-edited:f;v-text-anchor:middle" strokeweight="1pt">
            <v:fill opacity=".5" o:opacity2=".5" rotate="t" focus="-50%" type="gradient"/>
            <v:stroke dashstyle="dash"/>
            <v:textbox style="mso-next-textbox:#_x0000_s1063" inset=".5mm,.3mm,.5mm,.3mm">
              <w:txbxContent>
                <w:p w:rsidR="00002B33" w:rsidRPr="004B4920" w:rsidRDefault="00002B33" w:rsidP="004B4920">
                  <w:pPr>
                    <w:rPr>
                      <w:i/>
                      <w:sz w:val="20"/>
                      <w:szCs w:val="16"/>
                    </w:rPr>
                  </w:pPr>
                  <w:r w:rsidRPr="004B4920">
                    <w:rPr>
                      <w:rFonts w:ascii="Times New Roman" w:hAnsi="Times New Roman"/>
                      <w:i/>
                      <w:sz w:val="20"/>
                      <w:szCs w:val="16"/>
                    </w:rPr>
                    <w:t>Художня рада</w:t>
                  </w:r>
                </w:p>
              </w:txbxContent>
            </v:textbox>
          </v:rect>
        </w:pict>
      </w: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370DAF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noProof/>
          <w:sz w:val="20"/>
          <w:szCs w:val="20"/>
        </w:rPr>
        <w:pict>
          <v:rect id="_x0000_s1062" alt="" style="position:absolute;left:0;text-align:left;margin-left:253.9pt;margin-top:.05pt;width:211.3pt;height:26.25pt;z-index:252742656;mso-wrap-edited:f;v-text-anchor:middle" strokeweight="1pt">
            <v:fill opacity=".5" o:opacity2=".5" rotate="t" focus="-50%" type="gradient"/>
            <v:stroke dashstyle="dash"/>
            <v:textbox style="mso-next-textbox:#_x0000_s1062" inset=".5mm,.3mm,.5mm,.3mm">
              <w:txbxContent>
                <w:p w:rsidR="00002B33" w:rsidRPr="004B4920" w:rsidRDefault="00002B33" w:rsidP="00C21420">
                  <w:pPr>
                    <w:rPr>
                      <w:i/>
                      <w:sz w:val="20"/>
                      <w:szCs w:val="16"/>
                    </w:rPr>
                  </w:pPr>
                  <w:r>
                    <w:rPr>
                      <w:rFonts w:ascii="Times New Roman" w:hAnsi="Times New Roman"/>
                      <w:i/>
                      <w:sz w:val="20"/>
                      <w:szCs w:val="16"/>
                    </w:rPr>
                    <w:t>Психологічна служба</w:t>
                  </w:r>
                </w:p>
              </w:txbxContent>
            </v:textbox>
          </v:rect>
        </w:pict>
      </w: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370DAF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noProof/>
          <w:sz w:val="20"/>
          <w:szCs w:val="20"/>
        </w:rPr>
        <w:pict>
          <v:rect id="_x0000_s1368" alt="" style="position:absolute;left:0;text-align:left;margin-left:253pt;margin-top:7.55pt;width:211.3pt;height:27.3pt;z-index:252778496;mso-wrap-edited:f;v-text-anchor:middle" strokeweight="1pt">
            <v:fill opacity=".5" o:opacity2=".5" rotate="t" focus="-50%" type="gradient"/>
            <v:stroke dashstyle="dash"/>
            <v:textbox style="mso-next-textbox:#_x0000_s1368" inset=".5mm,.3mm,.5mm,.3mm">
              <w:txbxContent>
                <w:p w:rsidR="00002B33" w:rsidRPr="00121051" w:rsidRDefault="00002B33" w:rsidP="00CC14FD">
                  <w:pPr>
                    <w:rPr>
                      <w:i/>
                      <w:sz w:val="24"/>
                      <w:szCs w:val="16"/>
                    </w:rPr>
                  </w:pPr>
                  <w:r>
                    <w:rPr>
                      <w:rFonts w:ascii="Times New Roman" w:hAnsi="Times New Roman"/>
                      <w:i/>
                      <w:sz w:val="24"/>
                      <w:szCs w:val="16"/>
                      <w:lang w:val="ru-RU"/>
                    </w:rPr>
                    <w:t>Дебатний клуб</w:t>
                  </w:r>
                </w:p>
              </w:txbxContent>
            </v:textbox>
          </v:rect>
        </w:pict>
      </w: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370DAF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noProof/>
          <w:sz w:val="20"/>
          <w:szCs w:val="20"/>
        </w:rPr>
        <w:pict>
          <v:rect id="_x0000_s1393" alt="" style="position:absolute;left:0;text-align:left;margin-left:253pt;margin-top:4.9pt;width:211.3pt;height:34pt;z-index:252789760;mso-wrap-edited:f;v-text-anchor:middle" strokeweight="1pt">
            <v:fill opacity=".5" o:opacity2=".5" rotate="t" focus="-50%" type="gradient"/>
            <v:stroke dashstyle="dash"/>
            <v:textbox style="mso-next-textbox:#_x0000_s1393" inset=".5mm,.3mm,.5mm,.3mm">
              <w:txbxContent>
                <w:p w:rsidR="00002B33" w:rsidRPr="00121051" w:rsidRDefault="00002B33" w:rsidP="00B55E62">
                  <w:pPr>
                    <w:rPr>
                      <w:i/>
                      <w:sz w:val="24"/>
                      <w:szCs w:val="16"/>
                    </w:rPr>
                  </w:pPr>
                  <w:r>
                    <w:rPr>
                      <w:rFonts w:ascii="Times New Roman" w:hAnsi="Times New Roman"/>
                      <w:i/>
                      <w:sz w:val="24"/>
                      <w:szCs w:val="16"/>
                      <w:lang w:val="ru-RU"/>
                    </w:rPr>
                    <w:t>Центр ветеранського розвитку</w:t>
                  </w:r>
                </w:p>
              </w:txbxContent>
            </v:textbox>
          </v:rect>
        </w:pict>
      </w: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E05C0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E05C05" w:rsidRDefault="00370DAF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noProof/>
          <w:sz w:val="20"/>
          <w:szCs w:val="20"/>
        </w:rPr>
        <w:lastRenderedPageBreak/>
        <w:pict>
          <v:rect id="_x0000_s1060" alt="" style="position:absolute;left:0;text-align:left;margin-left:195.5pt;margin-top:5.65pt;width:141.75pt;height:20.1pt;z-index:252374016;mso-wrap-edited:f;v-text-anchor:middle" strokeweight="1pt">
            <v:stroke dashstyle="dash"/>
            <v:textbox style="mso-next-textbox:#_x0000_s1060" inset=".5mm,.3mm,.5mm,.3mm">
              <w:txbxContent>
                <w:p w:rsidR="00002B33" w:rsidRPr="00D30010" w:rsidRDefault="00002B33" w:rsidP="002F67C5">
                  <w:pPr>
                    <w:spacing w:line="192" w:lineRule="auto"/>
                    <w:rPr>
                      <w:rFonts w:ascii="Times New Roman" w:hAnsi="Times New Roman"/>
                      <w:i/>
                      <w:sz w:val="16"/>
                      <w:szCs w:val="16"/>
                    </w:rPr>
                  </w:pPr>
                  <w:r w:rsidRPr="00D30010"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Український культурний  центр</w:t>
                  </w:r>
                </w:p>
              </w:txbxContent>
            </v:textbox>
          </v:rect>
        </w:pict>
      </w:r>
    </w:p>
    <w:p w:rsidR="00E05C05" w:rsidRDefault="00370DAF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  <w:r w:rsidRPr="00370DAF">
        <w:rPr>
          <w:noProof/>
        </w:rPr>
        <w:pict>
          <v:shape id="_x0000_s1057" type="#_x0000_t32" alt="" style="position:absolute;left:0;text-align:left;margin-left:160.35pt;margin-top:7.4pt;width:35.15pt;height:9.15pt;flip:y;z-index:252323840;mso-wrap-edited:f" o:connectortype="straight">
            <v:stroke endarrow="block"/>
          </v:shape>
        </w:pict>
      </w:r>
      <w:r w:rsidRPr="00370DAF">
        <w:rPr>
          <w:noProof/>
        </w:rPr>
        <w:pict>
          <v:rect id="_x0000_s1059" alt="" style="position:absolute;left:0;text-align:left;margin-left:13.15pt;margin-top:2.8pt;width:147.2pt;height:29.75pt;z-index:252292096;mso-wrap-edited:f;v-text-anchor:middle">
            <v:fill opacity="13107f" o:opacity2="19661f" rotate="t" focus="-50%" type="gradient"/>
            <v:textbox style="mso-next-textbox:#_x0000_s1059" inset=",.3mm,,.3mm">
              <w:txbxContent>
                <w:p w:rsidR="00002B33" w:rsidRDefault="00002B33" w:rsidP="002F67C5">
                  <w:pPr>
                    <w:spacing w:line="192" w:lineRule="auto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sz w:val="18"/>
                      <w:szCs w:val="18"/>
                    </w:rPr>
                    <w:t xml:space="preserve">Навчально-науковий інститут української філології </w:t>
                  </w:r>
                </w:p>
                <w:p w:rsidR="00002B33" w:rsidRPr="00640015" w:rsidRDefault="00002B33" w:rsidP="002F67C5">
                  <w:pPr>
                    <w:spacing w:line="192" w:lineRule="auto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sz w:val="18"/>
                      <w:szCs w:val="18"/>
                    </w:rPr>
                    <w:t>імені Г.Ф. Квітку-Основ’яненка</w:t>
                  </w:r>
                </w:p>
              </w:txbxContent>
            </v:textbox>
          </v:rect>
        </w:pict>
      </w:r>
      <w:r>
        <w:rPr>
          <w:rFonts w:ascii="Times New Roman" w:hAnsi="Times New Roman"/>
          <w:noProof/>
          <w:sz w:val="20"/>
          <w:szCs w:val="20"/>
        </w:rPr>
        <w:pict>
          <v:rect id="_x0000_s1061" alt="" style="position:absolute;left:0;text-align:left;margin-left:570.55pt;margin-top:.55pt;width:195.95pt;height:36.35pt;z-index:252607488;mso-wrap-edited:f" strokecolor="white">
            <v:textbox style="mso-next-textbox:#_x0000_s1061">
              <w:txbxContent>
                <w:p w:rsidR="00002B33" w:rsidRPr="00EB06A0" w:rsidRDefault="00002B33" w:rsidP="00A95497">
                  <w:pPr>
                    <w:jc w:val="right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>«S</w:t>
                  </w:r>
                  <w:r>
                    <w:rPr>
                      <w:rFonts w:ascii="Times New Roman" w:hAnsi="Times New Roman"/>
                      <w:sz w:val="16"/>
                      <w:szCs w:val="16"/>
                      <w:lang w:val="en-US"/>
                    </w:rPr>
                    <w:t>k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>ovoroda assoс</w:t>
                  </w:r>
                  <w:r>
                    <w:rPr>
                      <w:rFonts w:ascii="Times New Roman" w:hAnsi="Times New Roman"/>
                      <w:sz w:val="16"/>
                      <w:szCs w:val="16"/>
                      <w:lang w:val="en-US"/>
                    </w:rPr>
                    <w:t>iations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>»</w:t>
                  </w:r>
                </w:p>
                <w:p w:rsidR="00002B33" w:rsidRPr="00A95497" w:rsidRDefault="00002B33" w:rsidP="00A95497">
                  <w:pPr>
                    <w:rPr>
                      <w:szCs w:val="16"/>
                    </w:rPr>
                  </w:pPr>
                </w:p>
              </w:txbxContent>
            </v:textbox>
          </v:rect>
        </w:pict>
      </w:r>
    </w:p>
    <w:p w:rsidR="00E05C05" w:rsidRDefault="00370DAF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  <w:r w:rsidRPr="00370DAF">
        <w:rPr>
          <w:rFonts w:ascii="Times New Roman" w:hAnsi="Times New Roman"/>
          <w:noProof/>
        </w:rPr>
        <w:pict>
          <v:shape id="_x0000_s1463" type="#_x0000_t32" alt="" style="position:absolute;left:0;text-align:left;margin-left:160.35pt;margin-top:7.35pt;width:35.15pt;height:72.05pt;z-index:252837888;mso-wrap-edited:f" o:connectortype="straight">
            <v:stroke endarrow="block"/>
          </v:shape>
        </w:pict>
      </w:r>
      <w:r w:rsidRPr="00370DAF">
        <w:rPr>
          <w:rFonts w:ascii="Times New Roman" w:hAnsi="Times New Roman"/>
          <w:noProof/>
          <w:sz w:val="28"/>
          <w:szCs w:val="28"/>
        </w:rPr>
        <w:pict>
          <v:shape id="_x0000_s1462" type="#_x0000_t32" alt="" style="position:absolute;left:0;text-align:left;margin-left:160.35pt;margin-top:7.35pt;width:35.15pt;height:43.3pt;z-index:252836864;mso-wrap-edited:f" o:connectortype="straight">
            <v:stroke endarrow="block"/>
          </v:shape>
        </w:pict>
      </w:r>
      <w:r w:rsidRPr="00370DAF">
        <w:rPr>
          <w:rFonts w:ascii="Times New Roman" w:hAnsi="Times New Roman"/>
          <w:noProof/>
          <w:sz w:val="28"/>
          <w:szCs w:val="28"/>
        </w:rPr>
        <w:pict>
          <v:shape id="_x0000_s1461" type="#_x0000_t32" alt="" style="position:absolute;left:0;text-align:left;margin-left:160.35pt;margin-top:7.35pt;width:33.5pt;height:16pt;z-index:252835840;mso-wrap-edited:f" o:connectortype="straight">
            <v:stroke endarrow="block"/>
          </v:shape>
        </w:pict>
      </w:r>
    </w:p>
    <w:p w:rsidR="002F67C5" w:rsidRDefault="00370DAF" w:rsidP="00AF0C7B">
      <w:pPr>
        <w:pStyle w:val="a3"/>
        <w:spacing w:line="192" w:lineRule="auto"/>
        <w:jc w:val="both"/>
        <w:rPr>
          <w:rFonts w:ascii="Times New Roman" w:hAnsi="Times New Roman"/>
          <w:sz w:val="20"/>
          <w:szCs w:val="20"/>
          <w:lang w:val="uk-UA"/>
        </w:rPr>
      </w:pPr>
      <w:r w:rsidRPr="00370DAF">
        <w:rPr>
          <w:rFonts w:ascii="Times New Roman" w:hAnsi="Times New Roman"/>
          <w:noProof/>
        </w:rPr>
        <w:pict>
          <v:rect id="_x0000_s1460" alt="" style="position:absolute;left:0;text-align:left;margin-left:195.5pt;margin-top:5.9pt;width:141.75pt;height:18.25pt;z-index:252834816;mso-wrap-edited:f;v-text-anchor:middle" strokeweight="1pt">
            <v:stroke dashstyle="dash"/>
            <v:textbox style="mso-next-textbox:#_x0000_s1460" inset=".5mm,.3mm,.5mm,.3mm">
              <w:txbxContent>
                <w:p w:rsidR="00002B33" w:rsidRPr="003420D9" w:rsidRDefault="00002B33" w:rsidP="00087E19">
                  <w:pPr>
                    <w:spacing w:line="192" w:lineRule="auto"/>
                    <w:rPr>
                      <w:rFonts w:ascii="Times New Roman" w:hAnsi="Times New Roman"/>
                      <w:i/>
                      <w:sz w:val="16"/>
                      <w:szCs w:val="15"/>
                    </w:rPr>
                  </w:pPr>
                  <w:r w:rsidRPr="003420D9">
                    <w:rPr>
                      <w:rFonts w:ascii="Times New Roman" w:hAnsi="Times New Roman"/>
                      <w:i/>
                      <w:sz w:val="16"/>
                      <w:szCs w:val="15"/>
                    </w:rPr>
                    <w:t>Регіональний центр польської  мови, культури і науки</w:t>
                  </w:r>
                </w:p>
              </w:txbxContent>
            </v:textbox>
          </v:rect>
        </w:pict>
      </w:r>
    </w:p>
    <w:p w:rsidR="002F67C5" w:rsidRDefault="002F67C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2F67C5" w:rsidRDefault="002F67C5" w:rsidP="002F67C5">
      <w:pPr>
        <w:pStyle w:val="a3"/>
        <w:spacing w:line="192" w:lineRule="auto"/>
        <w:jc w:val="right"/>
        <w:rPr>
          <w:rFonts w:ascii="Times New Roman" w:hAnsi="Times New Roman"/>
          <w:sz w:val="20"/>
          <w:szCs w:val="20"/>
          <w:lang w:val="uk-UA"/>
        </w:rPr>
      </w:pPr>
    </w:p>
    <w:p w:rsidR="002F67C5" w:rsidRPr="005738A3" w:rsidRDefault="00370DAF" w:rsidP="002F67C5">
      <w:pPr>
        <w:pStyle w:val="a3"/>
        <w:jc w:val="right"/>
        <w:rPr>
          <w:rFonts w:ascii="Times New Roman" w:hAnsi="Times New Roman"/>
          <w:sz w:val="16"/>
          <w:szCs w:val="16"/>
          <w:lang w:val="uk-UA"/>
        </w:rPr>
      </w:pPr>
      <w:r w:rsidRPr="00370DAF">
        <w:rPr>
          <w:rFonts w:ascii="Times New Roman" w:hAnsi="Times New Roman"/>
          <w:noProof/>
          <w:sz w:val="20"/>
          <w:szCs w:val="20"/>
        </w:rPr>
        <w:pict>
          <v:rect id="_x0000_s1458" alt="" style="position:absolute;left:0;text-align:left;margin-left:195.5pt;margin-top:2.8pt;width:141.75pt;height:28.55pt;z-index:252832768;mso-wrap-edited:f;v-text-anchor:middle" strokeweight="1pt">
            <v:stroke dashstyle="dash"/>
            <v:textbox style="mso-next-textbox:#_x0000_s1458" inset=".5mm,.3mm,.5mm,.3mm">
              <w:txbxContent>
                <w:p w:rsidR="00002B33" w:rsidRPr="003420D9" w:rsidRDefault="00002B33" w:rsidP="00C70613">
                  <w:pPr>
                    <w:spacing w:line="192" w:lineRule="auto"/>
                    <w:rPr>
                      <w:rFonts w:ascii="Times New Roman" w:hAnsi="Times New Roman"/>
                      <w:i/>
                      <w:sz w:val="16"/>
                      <w:szCs w:val="15"/>
                    </w:rPr>
                  </w:pPr>
                  <w:r w:rsidRPr="003420D9">
                    <w:rPr>
                      <w:rFonts w:ascii="Times New Roman" w:hAnsi="Times New Roman"/>
                      <w:i/>
                      <w:sz w:val="16"/>
                      <w:szCs w:val="15"/>
                    </w:rPr>
                    <w:t>Науково-практичну лабораторію з методики викладання філологічних дисциплін у закладах освіти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rect id="_x0000_s1051" alt="" style="position:absolute;left:0;text-align:left;margin-left:429.45pt;margin-top:.9pt;width:141.75pt;height:21.55pt;z-index:252344320;mso-wrap-edited:f;v-text-anchor:middle" strokeweight="1pt">
            <v:fill rotate="t" focus="100%" type="gradient"/>
            <v:stroke dashstyle="dash"/>
            <v:textbox style="mso-next-textbox:#_x0000_s1051" inset=".5mm,.3mm,.5mm,.3mm">
              <w:txbxContent>
                <w:p w:rsidR="00002B33" w:rsidRPr="00BE494D" w:rsidRDefault="00002B33" w:rsidP="002F67C5">
                  <w:pPr>
                    <w:spacing w:line="168" w:lineRule="auto"/>
                    <w:rPr>
                      <w:rFonts w:ascii="Times New Roman" w:hAnsi="Times New Roman"/>
                      <w:i/>
                      <w:sz w:val="16"/>
                      <w:szCs w:val="16"/>
                    </w:rPr>
                  </w:pPr>
                  <w:r w:rsidRPr="00BE494D"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Науково-консультативний центр читання та дитячої книги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shape id="_x0000_s1054" type="#_x0000_t32" alt="" style="position:absolute;left:0;text-align:left;margin-left:571.2pt;margin-top:8.05pt;width:39.6pt;height:28.3pt;flip:x;z-index:252338176;mso-wrap-edited:f" o:connectortype="straight">
            <v:stroke endarrow="block"/>
          </v:shape>
        </w:pict>
      </w:r>
      <w:r w:rsidRPr="00370DAF">
        <w:rPr>
          <w:noProof/>
        </w:rPr>
        <w:pict>
          <v:shape id="_x0000_s1055" type="#_x0000_t32" alt="" style="position:absolute;left:0;text-align:left;margin-left:571.2pt;margin-top:8.05pt;width:39.6pt;height:53.55pt;flip:x;z-index:252339200;mso-wrap-edited:f" o:connectortype="straight">
            <v:stroke endarrow="block"/>
          </v:shape>
        </w:pict>
      </w:r>
      <w:r w:rsidRPr="00370DAF">
        <w:rPr>
          <w:noProof/>
        </w:rPr>
        <w:pict>
          <v:shape id="_x0000_s1053" type="#_x0000_t32" alt="" style="position:absolute;left:0;text-align:left;margin-left:571.2pt;margin-top:8.05pt;width:39.6pt;height:5.8pt;flip:x;z-index:252337152;mso-wrap-edited:f" o:connectortype="straight">
            <v:stroke endarrow="block"/>
          </v:shape>
        </w:pict>
      </w:r>
      <w:r w:rsidRPr="00370DAF">
        <w:rPr>
          <w:noProof/>
        </w:rPr>
        <w:pict>
          <v:rect id="_x0000_s1052" alt="" style="position:absolute;left:0;text-align:left;margin-left:610.8pt;margin-top:1.2pt;width:149.65pt;height:21.25pt;z-index:252312576;mso-wrap-edited:f;v-text-anchor:middle" strokeweight="1pt">
            <v:fill opacity="13107f" o:opacity2="19661f" rotate="t" focus="-50%" type="gradient"/>
            <v:textbox style="mso-next-textbox:#_x0000_s1052" inset=".5mm,.3mm,.5mm,.3mm">
              <w:txbxContent>
                <w:p w:rsidR="00002B33" w:rsidRPr="00640015" w:rsidRDefault="00002B33" w:rsidP="002F67C5">
                  <w:pPr>
                    <w:spacing w:line="192" w:lineRule="auto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640015">
                    <w:rPr>
                      <w:rFonts w:ascii="Times New Roman" w:hAnsi="Times New Roman"/>
                      <w:sz w:val="18"/>
                      <w:szCs w:val="18"/>
                    </w:rPr>
                    <w:t>Факультет початкового навчання</w:t>
                  </w:r>
                </w:p>
              </w:txbxContent>
            </v:textbox>
          </v:rect>
        </w:pict>
      </w:r>
    </w:p>
    <w:p w:rsidR="002F67C5" w:rsidRPr="005738A3" w:rsidRDefault="002F67C5" w:rsidP="002F67C5">
      <w:pPr>
        <w:pStyle w:val="a3"/>
        <w:jc w:val="right"/>
        <w:rPr>
          <w:rFonts w:ascii="Times New Roman" w:hAnsi="Times New Roman"/>
          <w:sz w:val="16"/>
          <w:szCs w:val="16"/>
          <w:lang w:val="uk-UA"/>
        </w:rPr>
      </w:pPr>
    </w:p>
    <w:p w:rsidR="002F67C5" w:rsidRDefault="002F67C5" w:rsidP="002F67C5">
      <w:pPr>
        <w:pStyle w:val="a3"/>
        <w:jc w:val="left"/>
        <w:rPr>
          <w:rFonts w:ascii="Times New Roman" w:hAnsi="Times New Roman"/>
          <w:lang w:val="uk-UA"/>
        </w:rPr>
      </w:pPr>
    </w:p>
    <w:p w:rsidR="002F67C5" w:rsidRDefault="00370DAF" w:rsidP="002F67C5">
      <w:pPr>
        <w:pStyle w:val="a3"/>
        <w:jc w:val="left"/>
        <w:rPr>
          <w:rFonts w:ascii="Times New Roman" w:hAnsi="Times New Roman"/>
          <w:lang w:val="uk-UA"/>
        </w:rPr>
      </w:pPr>
      <w:r w:rsidRPr="00370DAF">
        <w:rPr>
          <w:rFonts w:ascii="Times New Roman" w:hAnsi="Times New Roman"/>
          <w:noProof/>
          <w:sz w:val="28"/>
          <w:szCs w:val="28"/>
        </w:rPr>
        <w:pict>
          <v:rect id="_x0000_s1459" alt="" style="position:absolute;margin-left:195.5pt;margin-top:5.3pt;width:141.9pt;height:20.05pt;z-index:252833792;mso-wrap-edited:f;v-text-anchor:middle" strokeweight="1pt">
            <v:fill opacity="13107f" rotate="t" focus="50%" type="gradient"/>
            <v:stroke dashstyle="dash"/>
            <v:textbox style="mso-next-textbox:#_x0000_s1459" inset=".5mm,.3mm,.5mm,.3mm">
              <w:txbxContent>
                <w:p w:rsidR="00002B33" w:rsidRPr="003420D9" w:rsidRDefault="00002B33" w:rsidP="00C70613">
                  <w:pPr>
                    <w:spacing w:line="192" w:lineRule="auto"/>
                    <w:rPr>
                      <w:rFonts w:ascii="Times New Roman" w:hAnsi="Times New Roman"/>
                      <w:i/>
                      <w:sz w:val="16"/>
                      <w:szCs w:val="15"/>
                    </w:rPr>
                  </w:pPr>
                  <w:r w:rsidRPr="003420D9">
                    <w:rPr>
                      <w:rFonts w:ascii="Times New Roman" w:hAnsi="Times New Roman"/>
                      <w:i/>
                      <w:sz w:val="16"/>
                      <w:szCs w:val="15"/>
                    </w:rPr>
                    <w:t>Науково-дослідна лабораторія лінгвістичних експертиз</w:t>
                  </w:r>
                </w:p>
              </w:txbxContent>
            </v:textbox>
          </v:rect>
        </w:pict>
      </w:r>
      <w:r w:rsidRPr="00370DAF">
        <w:rPr>
          <w:rFonts w:ascii="Times New Roman" w:hAnsi="Times New Roman"/>
          <w:noProof/>
          <w:sz w:val="28"/>
          <w:szCs w:val="28"/>
        </w:rPr>
        <w:pict>
          <v:rect id="_x0000_s1048" alt="" style="position:absolute;margin-left:429.45pt;margin-top:.3pt;width:141.75pt;height:21.2pt;z-index:252383232;mso-wrap-edited:f;v-text-anchor:middle" filled="f" strokeweight="1pt">
            <v:stroke dashstyle="dash"/>
            <v:textbox style="mso-next-textbox:#_x0000_s1048" inset=".5mm,.3mm,.5mm,.3mm">
              <w:txbxContent>
                <w:p w:rsidR="00002B33" w:rsidRDefault="00002B33" w:rsidP="002F67C5">
                  <w:pPr>
                    <w:spacing w:line="192" w:lineRule="auto"/>
                    <w:rPr>
                      <w:rFonts w:ascii="Times New Roman" w:hAnsi="Times New Roman"/>
                      <w:i/>
                      <w:sz w:val="16"/>
                      <w:szCs w:val="16"/>
                      <w:lang w:val="ru-RU"/>
                    </w:rPr>
                  </w:pPr>
                  <w:r>
                    <w:rPr>
                      <w:rFonts w:ascii="Times New Roman" w:hAnsi="Times New Roman"/>
                      <w:i/>
                      <w:sz w:val="16"/>
                      <w:szCs w:val="16"/>
                      <w:lang w:val="ru-RU"/>
                    </w:rPr>
                    <w:t xml:space="preserve">Дитячий простір </w:t>
                  </w:r>
                </w:p>
                <w:p w:rsidR="00002B33" w:rsidRPr="002F67C5" w:rsidRDefault="00002B33" w:rsidP="002F67C5">
                  <w:pPr>
                    <w:spacing w:line="192" w:lineRule="auto"/>
                    <w:rPr>
                      <w:rFonts w:ascii="Times New Roman" w:hAnsi="Times New Roman"/>
                      <w:i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i/>
                      <w:sz w:val="16"/>
                      <w:szCs w:val="16"/>
                      <w:lang w:val="ru-RU"/>
                    </w:rPr>
                    <w:t>«</w:t>
                  </w:r>
                  <w:r>
                    <w:rPr>
                      <w:rFonts w:ascii="Times New Roman" w:hAnsi="Times New Roman"/>
                      <w:i/>
                      <w:sz w:val="16"/>
                      <w:szCs w:val="16"/>
                      <w:lang w:val="en-US"/>
                    </w:rPr>
                    <w:t>Kinder HUB</w:t>
                  </w:r>
                  <w:r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»</w:t>
                  </w:r>
                </w:p>
              </w:txbxContent>
            </v:textbox>
          </v:rect>
        </w:pict>
      </w:r>
    </w:p>
    <w:p w:rsidR="002F67C5" w:rsidRDefault="002F67C5" w:rsidP="002F67C5">
      <w:pPr>
        <w:pStyle w:val="a3"/>
        <w:jc w:val="left"/>
        <w:rPr>
          <w:rFonts w:ascii="Times New Roman" w:hAnsi="Times New Roman"/>
          <w:lang w:val="uk-UA"/>
        </w:rPr>
      </w:pPr>
    </w:p>
    <w:p w:rsidR="002F67C5" w:rsidRDefault="00370DAF" w:rsidP="002F67C5">
      <w:pPr>
        <w:pStyle w:val="a3"/>
        <w:jc w:val="left"/>
        <w:rPr>
          <w:rFonts w:ascii="Times New Roman" w:hAnsi="Times New Roman"/>
          <w:lang w:val="uk-UA"/>
        </w:rPr>
      </w:pPr>
      <w:r w:rsidRPr="00370DAF">
        <w:rPr>
          <w:noProof/>
        </w:rPr>
        <w:pict>
          <v:rect id="_x0000_s1050" alt="" style="position:absolute;margin-left:192.45pt;margin-top:10.2pt;width:147.65pt;height:25.25pt;z-index:252355584;mso-wrap-edited:f;v-text-anchor:middle" strokecolor="black [3213]" strokeweight="1pt">
            <v:fill opacity="13107f" o:opacity2="19661f" rotate="t" focus="-50%" type="gradient"/>
            <v:stroke dashstyle="dash"/>
            <v:textbox style="mso-next-textbox:#_x0000_s1050" inset=".5mm,.3mm,.5mm,.3mm">
              <w:txbxContent>
                <w:p w:rsidR="00002B33" w:rsidRPr="00D30010" w:rsidRDefault="00002B33" w:rsidP="002F67C5">
                  <w:pPr>
                    <w:spacing w:line="192" w:lineRule="auto"/>
                    <w:contextualSpacing/>
                    <w:rPr>
                      <w:i/>
                      <w:sz w:val="16"/>
                      <w:szCs w:val="16"/>
                    </w:rPr>
                  </w:pPr>
                  <w:r w:rsidRPr="00D30010"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Навчально-методичний центр факультету історії і права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rect id="_x0000_s1044" alt="" style="position:absolute;margin-left:429.45pt;margin-top:1.45pt;width:141.75pt;height:26.95pt;z-index:252343296;mso-wrap-edited:f;v-text-anchor:middle" strokeweight="1pt">
            <v:stroke dashstyle="dash"/>
            <v:textbox style="mso-next-textbox:#_x0000_s1044" inset=".5mm,.3mm,.5mm,.3mm">
              <w:txbxContent>
                <w:p w:rsidR="00002B33" w:rsidRPr="00BE494D" w:rsidRDefault="00002B33" w:rsidP="002F67C5">
                  <w:pPr>
                    <w:spacing w:line="192" w:lineRule="auto"/>
                    <w:rPr>
                      <w:rFonts w:ascii="Times New Roman" w:hAnsi="Times New Roman"/>
                      <w:i/>
                      <w:sz w:val="16"/>
                      <w:szCs w:val="16"/>
                    </w:rPr>
                  </w:pPr>
                  <w:r w:rsidRPr="00635E38"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Лабораторія методичного забезпечення без</w:t>
                  </w:r>
                  <w:r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перервної системної</w:t>
                  </w:r>
                  <w:r w:rsidRPr="00635E38"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 xml:space="preserve"> освіти «Школа – ЗВО»</w:t>
                  </w:r>
                </w:p>
              </w:txbxContent>
            </v:textbox>
          </v:rect>
        </w:pict>
      </w:r>
    </w:p>
    <w:p w:rsidR="002F67C5" w:rsidRPr="0066053A" w:rsidRDefault="00370DAF" w:rsidP="002F67C5">
      <w:pPr>
        <w:pStyle w:val="a3"/>
        <w:jc w:val="left"/>
        <w:rPr>
          <w:rFonts w:ascii="Times New Roman" w:hAnsi="Times New Roman"/>
          <w:lang w:val="uk-UA"/>
        </w:rPr>
      </w:pPr>
      <w:r w:rsidRPr="00370DAF">
        <w:rPr>
          <w:noProof/>
        </w:rPr>
        <w:pict>
          <v:shape id="_x0000_s1046" type="#_x0000_t32" alt="" style="position:absolute;margin-left:162pt;margin-top:11.05pt;width:31.35pt;height:0;z-index:252325888;mso-wrap-edited:f" o:connectortype="straight">
            <v:stroke endarrow="block"/>
          </v:shape>
        </w:pict>
      </w:r>
      <w:r w:rsidRPr="00370DAF">
        <w:rPr>
          <w:noProof/>
        </w:rPr>
        <w:pict>
          <v:rect id="_x0000_s1049" alt="" style="position:absolute;margin-left:12.35pt;margin-top:1.8pt;width:149.65pt;height:21pt;z-index:252296192;mso-wrap-edited:f;v-text-anchor:middle" strokeweight="1pt">
            <v:fill opacity="13107f" o:opacity2="19661f" rotate="t" focus="-50%" type="gradient"/>
            <v:textbox style="mso-next-textbox:#_x0000_s1049" inset=",.3mm,,.3mm">
              <w:txbxContent>
                <w:p w:rsidR="00002B33" w:rsidRPr="00505A1B" w:rsidRDefault="00002B33" w:rsidP="002F67C5">
                  <w:pPr>
                    <w:spacing w:line="192" w:lineRule="auto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sz w:val="18"/>
                      <w:szCs w:val="18"/>
                      <w:lang w:val="en-US"/>
                    </w:rPr>
                    <w:t>Факультет історії і права</w:t>
                  </w:r>
                </w:p>
              </w:txbxContent>
            </v:textbox>
          </v:rect>
        </w:pict>
      </w:r>
    </w:p>
    <w:p w:rsidR="002F67C5" w:rsidRDefault="002F67C5" w:rsidP="002F67C5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</w:p>
    <w:p w:rsidR="002F67C5" w:rsidRDefault="00370DAF" w:rsidP="002F67C5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 w:rsidRPr="00370DAF">
        <w:rPr>
          <w:noProof/>
        </w:rPr>
        <w:pict>
          <v:shape id="_x0000_s1038" type="#_x0000_t32" alt="" style="position:absolute;margin-left:162.65pt;margin-top:14.25pt;width:29.05pt;height:5.45pt;flip:y;z-index:252379136;mso-wrap-edited:f" o:connectortype="straight">
            <v:stroke endarrow="block"/>
          </v:shape>
        </w:pict>
      </w:r>
      <w:r w:rsidRPr="00370DAF">
        <w:rPr>
          <w:noProof/>
        </w:rPr>
        <w:pict>
          <v:rect id="_x0000_s1040" alt="" style="position:absolute;margin-left:192.3pt;margin-top:8.1pt;width:147.65pt;height:11.6pt;z-index:252378112;mso-wrap-edited:f;v-text-anchor:middle" strokeweight="1pt">
            <v:fill opacity="13107f" rotate="t" focus="50%" type="gradient"/>
            <v:stroke dashstyle="dash"/>
            <v:textbox style="mso-next-textbox:#_x0000_s1040" inset=".5mm,.3mm,.5mm,.3mm">
              <w:txbxContent>
                <w:p w:rsidR="00002B33" w:rsidRPr="00F673F7" w:rsidRDefault="00002B33" w:rsidP="002F67C5">
                  <w:pPr>
                    <w:spacing w:line="192" w:lineRule="auto"/>
                    <w:rPr>
                      <w:rFonts w:ascii="Times New Roman" w:hAnsi="Times New Roman"/>
                      <w:i/>
                      <w:sz w:val="15"/>
                      <w:szCs w:val="15"/>
                    </w:rPr>
                  </w:pPr>
                  <w:r w:rsidRPr="00F673F7">
                    <w:rPr>
                      <w:rFonts w:ascii="Times New Roman" w:hAnsi="Times New Roman"/>
                      <w:i/>
                      <w:sz w:val="15"/>
                      <w:szCs w:val="15"/>
                    </w:rPr>
                    <w:t xml:space="preserve">Студентський АРТ-ХАБ  </w:t>
                  </w:r>
                </w:p>
                <w:p w:rsidR="00002B33" w:rsidRPr="00625990" w:rsidRDefault="00002B33" w:rsidP="002F67C5">
                  <w:pPr>
                    <w:rPr>
                      <w:rFonts w:ascii="Times New Roman" w:hAnsi="Times New Roman"/>
                      <w:i/>
                      <w:sz w:val="15"/>
                      <w:szCs w:val="15"/>
                    </w:rPr>
                  </w:pPr>
                </w:p>
              </w:txbxContent>
            </v:textbox>
          </v:rect>
        </w:pict>
      </w:r>
      <w:r w:rsidRPr="00370DAF">
        <w:rPr>
          <w:noProof/>
        </w:rPr>
        <w:pict>
          <v:rect id="_x0000_s1043" alt="" style="position:absolute;margin-left:12.35pt;margin-top:10.3pt;width:149.65pt;height:21.25pt;z-index:252302336;mso-wrap-edited:f;v-text-anchor:middle" strokeweight="1pt">
            <v:fill opacity="13107f" o:opacity2="19661f" rotate="t" focus="-50%" type="gradient"/>
            <v:textbox style="mso-next-textbox:#_x0000_s1043" inset=".5mm,.3mm,.5mm,.3mm">
              <w:txbxContent>
                <w:p w:rsidR="00002B33" w:rsidRPr="004E2435" w:rsidRDefault="00002B33" w:rsidP="001C68D6">
                  <w:pPr>
                    <w:spacing w:line="192" w:lineRule="auto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sz w:val="18"/>
                      <w:szCs w:val="18"/>
                    </w:rPr>
                    <w:t>Факультет математики, інформатики і природничої освіти</w:t>
                  </w:r>
                </w:p>
                <w:p w:rsidR="00002B33" w:rsidRPr="001C68D6" w:rsidRDefault="00002B33" w:rsidP="001C68D6">
                  <w:pPr>
                    <w:rPr>
                      <w:szCs w:val="18"/>
                    </w:rPr>
                  </w:pPr>
                </w:p>
              </w:txbxContent>
            </v:textbox>
          </v:rect>
        </w:pict>
      </w:r>
      <w:r w:rsidRPr="00370DAF">
        <w:rPr>
          <w:noProof/>
        </w:rPr>
        <w:pict>
          <v:rect id="_x0000_s1037" alt="" style="position:absolute;margin-left:428.15pt;margin-top:14.25pt;width:141.75pt;height:17.3pt;z-index:252347392;mso-wrap-edited:f;v-text-anchor:middle" filled="f" strokeweight="1pt">
            <v:stroke dashstyle="dash"/>
            <v:textbox style="mso-next-textbox:#_x0000_s1037" inset=".5mm,.3mm,.5mm,.3mm">
              <w:txbxContent>
                <w:p w:rsidR="00002B33" w:rsidRPr="00BE494D" w:rsidRDefault="00002B33" w:rsidP="002F67C5">
                  <w:pPr>
                    <w:spacing w:line="192" w:lineRule="auto"/>
                    <w:rPr>
                      <w:rFonts w:ascii="Times New Roman" w:hAnsi="Times New Roman"/>
                      <w:i/>
                      <w:sz w:val="16"/>
                      <w:szCs w:val="16"/>
                    </w:rPr>
                  </w:pPr>
                  <w:r w:rsidRPr="00BE494D"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Гербарій CWP</w:t>
                  </w:r>
                </w:p>
              </w:txbxContent>
            </v:textbox>
          </v:rect>
        </w:pict>
      </w:r>
    </w:p>
    <w:p w:rsidR="002F67C5" w:rsidRDefault="00370DAF" w:rsidP="002F67C5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</w:rPr>
        <w:pict>
          <v:shape id="_x0000_s1635" type="#_x0000_t32" alt="" style="position:absolute;margin-left:162.65pt;margin-top:4.35pt;width:27.6pt;height:199pt;z-index:252993536;mso-wrap-edited:f" o:connectortype="straight">
            <v:stroke endarrow="block"/>
          </v:shape>
        </w:pict>
      </w:r>
      <w:r w:rsidRPr="00370DAF">
        <w:rPr>
          <w:noProof/>
        </w:rPr>
        <w:pict>
          <v:shape id="_x0000_s1637" type="#_x0000_t32" alt="" style="position:absolute;margin-left:162.05pt;margin-top:4.35pt;width:28.85pt;height:177.25pt;z-index:252995584;mso-wrap-edited:f" o:connectortype="straight">
            <v:stroke endarrow="block"/>
          </v:shape>
        </w:pict>
      </w:r>
      <w:r>
        <w:rPr>
          <w:rFonts w:ascii="Times New Roman" w:hAnsi="Times New Roman"/>
          <w:noProof/>
          <w:sz w:val="28"/>
          <w:szCs w:val="28"/>
        </w:rPr>
        <w:pict>
          <v:shape id="_x0000_s1639" type="#_x0000_t32" alt="" style="position:absolute;margin-left:162.05pt;margin-top:3.6pt;width:30.4pt;height:155.05pt;z-index:252997632;mso-wrap-edited:f" o:connectortype="straight">
            <v:stroke endarrow="block"/>
          </v:shape>
        </w:pict>
      </w:r>
      <w:r>
        <w:rPr>
          <w:rFonts w:ascii="Times New Roman" w:hAnsi="Times New Roman"/>
          <w:noProof/>
          <w:sz w:val="28"/>
          <w:szCs w:val="28"/>
        </w:rPr>
        <w:pict>
          <v:shape id="_x0000_s1634" type="#_x0000_t32" alt="" style="position:absolute;margin-left:162.95pt;margin-top:3.6pt;width:28.1pt;height:137.65pt;z-index:252992512;mso-wrap-edited:f" o:connectortype="straight">
            <v:stroke endarrow="block"/>
          </v:shape>
        </w:pict>
      </w:r>
      <w:r>
        <w:rPr>
          <w:rFonts w:ascii="Times New Roman" w:hAnsi="Times New Roman"/>
          <w:noProof/>
          <w:sz w:val="28"/>
          <w:szCs w:val="28"/>
        </w:rPr>
        <w:pict>
          <v:shape id="_x0000_s1636" type="#_x0000_t32" alt="" style="position:absolute;margin-left:162.8pt;margin-top:4.35pt;width:26.95pt;height:119.5pt;z-index:252994560;mso-wrap-edited:f" o:connectortype="straight">
            <v:stroke endarrow="block"/>
          </v:shape>
        </w:pict>
      </w:r>
      <w:r>
        <w:rPr>
          <w:rFonts w:ascii="Times New Roman" w:hAnsi="Times New Roman"/>
          <w:noProof/>
          <w:sz w:val="28"/>
          <w:szCs w:val="28"/>
        </w:rPr>
        <w:pict>
          <v:shape id="_x0000_s1638" type="#_x0000_t32" alt="" style="position:absolute;margin-left:162.95pt;margin-top:4.35pt;width:27.95pt;height:98.85pt;z-index:252996608;mso-wrap-edited:f" o:connectortype="straight">
            <v:stroke endarrow="block"/>
          </v:shape>
        </w:pict>
      </w:r>
      <w:r>
        <w:rPr>
          <w:rFonts w:ascii="Times New Roman" w:hAnsi="Times New Roman"/>
          <w:noProof/>
          <w:sz w:val="28"/>
          <w:szCs w:val="28"/>
        </w:rPr>
        <w:pict>
          <v:shape id="_x0000_s1454" type="#_x0000_t32" alt="" style="position:absolute;margin-left:162.65pt;margin-top:3.6pt;width:27.6pt;height:74.35pt;z-index:252828672;mso-wrap-edited:f" o:connectortype="straight">
            <v:stroke endarrow="block"/>
          </v:shape>
        </w:pict>
      </w:r>
      <w:r w:rsidRPr="00370DAF">
        <w:rPr>
          <w:noProof/>
        </w:rPr>
        <w:pict>
          <v:shape id="_x0000_s1453" type="#_x0000_t32" alt="" style="position:absolute;margin-left:162pt;margin-top:3.6pt;width:29.05pt;height:43.5pt;z-index:252827648;mso-wrap-edited:f" o:connectortype="straight">
            <v:stroke endarrow="block"/>
          </v:shape>
        </w:pict>
      </w:r>
      <w:r w:rsidRPr="00370DAF">
        <w:rPr>
          <w:noProof/>
        </w:rPr>
        <w:pict>
          <v:shape id="_x0000_s1039" type="#_x0000_t32" alt="" style="position:absolute;margin-left:162.05pt;margin-top:3.6pt;width:30.4pt;height:11.85pt;z-index:252380160;mso-wrap-edited:f" o:connectortype="straight">
            <v:stroke endarrow="block"/>
          </v:shape>
        </w:pict>
      </w:r>
      <w:r w:rsidRPr="00370DAF">
        <w:rPr>
          <w:noProof/>
        </w:rPr>
        <w:pict>
          <v:rect id="_x0000_s1035" alt="" style="position:absolute;margin-left:192.05pt;margin-top:7.35pt;width:146.65pt;height:21.15pt;z-index:252363776;mso-wrap-edited:f;v-text-anchor:middle" strokeweight="1pt">
            <v:fill opacity="13107f" rotate="t" focus="50%" type="gradient"/>
            <v:stroke dashstyle="dash"/>
            <v:textbox style="mso-next-textbox:#_x0000_s1035" inset=".5mm,.3mm,.5mm,.3mm">
              <w:txbxContent>
                <w:p w:rsidR="00002B33" w:rsidRPr="00625990" w:rsidRDefault="00002B33" w:rsidP="002F67C5">
                  <w:pPr>
                    <w:rPr>
                      <w:rFonts w:ascii="Times New Roman" w:hAnsi="Times New Roman"/>
                      <w:i/>
                      <w:sz w:val="15"/>
                      <w:szCs w:val="15"/>
                    </w:rPr>
                  </w:pPr>
                  <w:r w:rsidRPr="00625990">
                    <w:rPr>
                      <w:rFonts w:ascii="Times New Roman" w:hAnsi="Times New Roman"/>
                      <w:i/>
                      <w:sz w:val="15"/>
                      <w:szCs w:val="15"/>
                    </w:rPr>
                    <w:t>Науково-методична лабораторія освіти дорослих та педагогічного проєктування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shape id="_x0000_s1036" type="#_x0000_t32" alt="" style="position:absolute;margin-left:569.9pt;margin-top:7.35pt;width:36.5pt;height:17.5pt;flip:x y;z-index:252340224;mso-wrap-edited:f" o:connectortype="straight">
            <v:stroke endarrow="block"/>
          </v:shape>
        </w:pict>
      </w:r>
      <w:r w:rsidRPr="00370DAF">
        <w:rPr>
          <w:noProof/>
        </w:rPr>
        <w:pict>
          <v:rect id="_x0000_s1042" alt="" style="position:absolute;margin-left:606.4pt;margin-top:14.8pt;width:149.65pt;height:24.2pt;z-index:252306432;mso-wrap-edited:f;v-text-anchor:middle" strokeweight="1pt">
            <v:fill opacity="13107f" o:opacity2="19661f" rotate="t" focus="-50%" type="gradient"/>
            <v:textbox style="mso-next-textbox:#_x0000_s1042" inset=".5mm,.3mm,.5mm,.3mm">
              <w:txbxContent>
                <w:p w:rsidR="00002B33" w:rsidRPr="004E2435" w:rsidRDefault="00002B33" w:rsidP="001C68D6">
                  <w:pPr>
                    <w:spacing w:line="192" w:lineRule="auto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sz w:val="18"/>
                      <w:szCs w:val="18"/>
                    </w:rPr>
                    <w:t>Навчально-науковий інститут спеціальної освіти та інклюзії</w:t>
                  </w:r>
                </w:p>
                <w:p w:rsidR="00002B33" w:rsidRPr="001C68D6" w:rsidRDefault="00002B33" w:rsidP="001C68D6">
                  <w:pPr>
                    <w:rPr>
                      <w:szCs w:val="18"/>
                    </w:rPr>
                  </w:pPr>
                </w:p>
              </w:txbxContent>
            </v:textbox>
          </v:rect>
        </w:pict>
      </w:r>
    </w:p>
    <w:p w:rsidR="002F67C5" w:rsidRDefault="00370DAF" w:rsidP="002F67C5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</w:rPr>
        <w:pict>
          <v:shape id="_x0000_s1633" type="#_x0000_t32" alt="" style="position:absolute;margin-left:568.6pt;margin-top:8.75pt;width:37.8pt;height:175.75pt;flip:x;z-index:252991488;mso-wrap-edited:f" o:connectortype="straight">
            <v:stroke endarrow="block"/>
          </v:shape>
        </w:pict>
      </w:r>
      <w:r>
        <w:rPr>
          <w:rFonts w:ascii="Times New Roman" w:hAnsi="Times New Roman"/>
          <w:noProof/>
          <w:sz w:val="28"/>
          <w:szCs w:val="28"/>
        </w:rPr>
        <w:pict>
          <v:shape id="_x0000_s1443" type="#_x0000_t32" alt="" style="position:absolute;margin-left:568.6pt;margin-top:8.75pt;width:38.3pt;height:82.45pt;flip:x;z-index:252823552;mso-wrap-edited:f" o:connectortype="straight">
            <v:stroke endarrow="block"/>
          </v:shape>
        </w:pict>
      </w:r>
      <w:r>
        <w:rPr>
          <w:rFonts w:ascii="Times New Roman" w:hAnsi="Times New Roman"/>
          <w:noProof/>
          <w:sz w:val="28"/>
          <w:szCs w:val="28"/>
        </w:rPr>
        <w:pict>
          <v:shape id="_x0000_s1491" type="#_x0000_t32" alt="" style="position:absolute;margin-left:568.6pt;margin-top:8.75pt;width:37.8pt;height:121.05pt;flip:x;z-index:252857344;mso-wrap-edited:f" o:connectortype="straight">
            <v:stroke endarrow="block"/>
          </v:shape>
        </w:pict>
      </w:r>
      <w:ins w:id="0" w:author="User" w:date="2022-11-14T10:16:00Z">
        <w:r w:rsidRPr="00370DAF">
          <w:rPr>
            <w:rFonts w:ascii="Times New Roman" w:hAnsi="Times New Roman"/>
            <w:noProof/>
          </w:rPr>
          <w:pict>
            <v:shape id="_x0000_s1041" type="#_x0000_t32" alt="" style="position:absolute;margin-left:567.95pt;margin-top:8.75pt;width:38.45pt;height:30.85pt;flip:x;z-index:252720128;mso-wrap-edited:f" o:connectortype="straight">
              <v:stroke endarrow="block"/>
            </v:shape>
          </w:pict>
        </w:r>
      </w:ins>
      <w:r w:rsidRPr="00370DAF">
        <w:rPr>
          <w:noProof/>
        </w:rPr>
        <w:pict>
          <v:shape id="_x0000_s1034" type="#_x0000_t32" alt="" style="position:absolute;margin-left:567.95pt;margin-top:7.7pt;width:38.45pt;height:8.6pt;flip:x;z-index:252341248;mso-wrap-edited:f" o:connectortype="straight">
            <v:stroke endarrow="block"/>
          </v:shape>
        </w:pict>
      </w:r>
      <w:r>
        <w:rPr>
          <w:rFonts w:ascii="Times New Roman" w:hAnsi="Times New Roman"/>
          <w:noProof/>
          <w:sz w:val="28"/>
          <w:szCs w:val="28"/>
        </w:rPr>
        <w:pict>
          <v:rect id="_x0000_s1441" alt="" style="position:absolute;margin-left:427.5pt;margin-top:8.75pt;width:140.45pt;height:15.65pt;z-index:252821504;mso-wrap-edited:f;v-text-anchor:middle" strokeweight="1pt">
            <v:fill rotate="t" focus="100%" type="gradient"/>
            <v:stroke dashstyle="dash"/>
            <v:textbox style="mso-next-textbox:#_x0000_s1441" inset=".5mm,.3mm,.5mm,.3mm">
              <w:txbxContent>
                <w:p w:rsidR="00002B33" w:rsidRPr="00BE494D" w:rsidRDefault="00002B33" w:rsidP="006D3506">
                  <w:pPr>
                    <w:spacing w:line="192" w:lineRule="auto"/>
                    <w:rPr>
                      <w:rFonts w:ascii="Times New Roman" w:hAnsi="Times New Roman"/>
                      <w:i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Центр ментального здоров’я</w:t>
                  </w:r>
                </w:p>
              </w:txbxContent>
            </v:textbox>
          </v:rect>
        </w:pict>
      </w:r>
    </w:p>
    <w:p w:rsidR="002F67C5" w:rsidRDefault="00370DAF" w:rsidP="002F67C5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 w:rsidRPr="00370DAF">
        <w:rPr>
          <w:noProof/>
        </w:rPr>
        <w:pict>
          <v:rect id="_x0000_s1444" alt="" style="position:absolute;margin-left:191.05pt;margin-top:.2pt;width:147.65pt;height:30.75pt;z-index:252824576;mso-wrap-edited:f;v-text-anchor:middle" strokeweight="1pt">
            <v:fill opacity="13107f" rotate="t" focus="50%" type="gradient"/>
            <v:stroke dashstyle="dash"/>
            <v:textbox style="mso-next-textbox:#_x0000_s1444" inset=".5mm,.3mm,.5mm,.3mm">
              <w:txbxContent>
                <w:p w:rsidR="00002B33" w:rsidRPr="00625990" w:rsidRDefault="00002B33" w:rsidP="006D3506">
                  <w:pPr>
                    <w:rPr>
                      <w:rFonts w:ascii="Times New Roman" w:hAnsi="Times New Roman"/>
                      <w:i/>
                      <w:sz w:val="15"/>
                      <w:szCs w:val="15"/>
                    </w:rPr>
                  </w:pPr>
                  <w:r w:rsidRPr="00625990">
                    <w:rPr>
                      <w:rFonts w:ascii="Times New Roman" w:hAnsi="Times New Roman"/>
                      <w:i/>
                      <w:sz w:val="15"/>
                      <w:szCs w:val="15"/>
                    </w:rPr>
                    <w:t xml:space="preserve">Науково-методична </w:t>
                  </w:r>
                  <w:r>
                    <w:rPr>
                      <w:rFonts w:ascii="Times New Roman" w:hAnsi="Times New Roman"/>
                      <w:i/>
                      <w:sz w:val="15"/>
                      <w:szCs w:val="15"/>
                    </w:rPr>
                    <w:t>міждисциплінарна лабораторія з проблем педагогічної та управлінської акмеології</w:t>
                  </w:r>
                </w:p>
              </w:txbxContent>
            </v:textbox>
          </v:rect>
        </w:pict>
      </w:r>
      <w:r>
        <w:rPr>
          <w:rFonts w:ascii="Times New Roman" w:hAnsi="Times New Roman"/>
          <w:noProof/>
          <w:sz w:val="28"/>
          <w:szCs w:val="28"/>
        </w:rPr>
        <w:pict>
          <v:rect id="_x0000_s1442" alt="" style="position:absolute;margin-left:427.5pt;margin-top:14.9pt;width:140.45pt;height:20pt;z-index:252822528;mso-wrap-edited:f;v-text-anchor:middle" strokeweight="1pt">
            <v:fill rotate="t" focus="100%" type="gradient"/>
            <v:stroke dashstyle="dash"/>
            <v:textbox style="mso-next-textbox:#_x0000_s1442" inset=".5mm,.3mm,.5mm,.3mm">
              <w:txbxContent>
                <w:p w:rsidR="00002B33" w:rsidRPr="00BE494D" w:rsidRDefault="00002B33" w:rsidP="006D3506">
                  <w:pPr>
                    <w:spacing w:line="192" w:lineRule="auto"/>
                    <w:rPr>
                      <w:rFonts w:ascii="Times New Roman" w:hAnsi="Times New Roman"/>
                      <w:i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Центр діагностики та корекції психофізичного розвитку дітей</w:t>
                  </w:r>
                </w:p>
              </w:txbxContent>
            </v:textbox>
          </v:rect>
        </w:pict>
      </w:r>
    </w:p>
    <w:p w:rsidR="002F67C5" w:rsidRDefault="002F67C5" w:rsidP="002F67C5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</w:p>
    <w:p w:rsidR="002F67C5" w:rsidRDefault="00370DAF" w:rsidP="002F67C5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 w:rsidRPr="00370DAF">
        <w:rPr>
          <w:noProof/>
        </w:rPr>
        <w:pict>
          <v:rect id="_x0000_s1452" alt="" style="position:absolute;margin-left:190.9pt;margin-top:2.7pt;width:149.05pt;height:22.55pt;z-index:252826624;mso-wrap-edited:f;v-text-anchor:middle" strokeweight="1pt">
            <v:fill opacity="13107f" rotate="t" focus="50%" type="gradient"/>
            <v:stroke dashstyle="dash"/>
            <v:textbox style="mso-next-textbox:#_x0000_s1452" inset=".5mm,.3mm,.5mm,.3mm">
              <w:txbxContent>
                <w:p w:rsidR="00002B33" w:rsidRPr="00127FF0" w:rsidRDefault="00002B33" w:rsidP="00127FF0">
                  <w:pPr>
                    <w:rPr>
                      <w:b/>
                      <w:i/>
                      <w:sz w:val="15"/>
                      <w:szCs w:val="15"/>
                    </w:rPr>
                  </w:pPr>
                  <w:r w:rsidRPr="00127FF0">
                    <w:rPr>
                      <w:rStyle w:val="20pt"/>
                      <w:b w:val="0"/>
                      <w:bCs/>
                      <w:i/>
                      <w:sz w:val="15"/>
                      <w:szCs w:val="15"/>
                    </w:rPr>
                    <w:t>Науково-методична лабораторія сучасних методик навчання фізики і хімії</w:t>
                  </w:r>
                </w:p>
              </w:txbxContent>
            </v:textbox>
          </v:rect>
        </w:pict>
      </w:r>
      <w:r>
        <w:rPr>
          <w:rFonts w:ascii="Times New Roman" w:hAnsi="Times New Roman"/>
          <w:noProof/>
          <w:sz w:val="28"/>
          <w:szCs w:val="28"/>
        </w:rPr>
        <w:pict>
          <v:rect id="_x0000_s1476" alt="" style="position:absolute;margin-left:428.15pt;margin-top:10.55pt;width:141.75pt;height:20.8pt;z-index:252845056;mso-wrap-edited:f;v-text-anchor:middle" strokeweight="1pt">
            <v:fill opacity="13107f" o:opacity2="19661f" rotate="t" focus="-50%" type="gradient"/>
            <v:textbox style="mso-next-textbox:#_x0000_s1476" inset="1.5mm,.3mm,1.5mm,.3mm">
              <w:txbxContent>
                <w:p w:rsidR="00002B33" w:rsidRPr="00881A94" w:rsidRDefault="00002B33" w:rsidP="00743375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A731C5">
                    <w:rPr>
                      <w:rFonts w:ascii="Times New Roman" w:hAnsi="Times New Roman"/>
                      <w:sz w:val="16"/>
                      <w:szCs w:val="16"/>
                    </w:rPr>
                    <w:t xml:space="preserve">Кафедра </w:t>
                  </w:r>
                  <w:r>
                    <w:rPr>
                      <w:rFonts w:ascii="Times New Roman" w:hAnsi="Times New Roman"/>
                      <w:sz w:val="16"/>
                      <w:szCs w:val="16"/>
                      <w:lang w:val="ru-RU"/>
                    </w:rPr>
                    <w:t>корекційної психопедагогіки та здоров'я людини</w:t>
                  </w:r>
                </w:p>
              </w:txbxContent>
            </v:textbox>
            <w10:wrap type="square"/>
          </v:rect>
        </w:pict>
      </w:r>
    </w:p>
    <w:p w:rsidR="002F67C5" w:rsidRDefault="00370DAF" w:rsidP="002F67C5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</w:rPr>
        <w:pict>
          <v:rect id="_x0000_s1630" alt="" style="position:absolute;margin-left:190.9pt;margin-top:12.65pt;width:149.05pt;height:18.45pt;z-index:252988416;mso-wrap-edited:f;v-text-anchor:middle" strokeweight="1pt">
            <v:fill opacity="13107f" o:opacity2="19661f" rotate="t" focus="-50%" type="gradient"/>
            <v:stroke dashstyle="dash"/>
            <v:textbox style="mso-next-textbox:#_x0000_s1630" inset=".5mm,.3mm,.5mm,.3mm">
              <w:txbxContent>
                <w:p w:rsidR="00002B33" w:rsidRPr="0007605F" w:rsidRDefault="00002B33" w:rsidP="00002B33">
                  <w:pPr>
                    <w:spacing w:line="192" w:lineRule="auto"/>
                    <w:rPr>
                      <w:rFonts w:ascii="Times New Roman" w:hAnsi="Times New Roman"/>
                      <w:i/>
                      <w:sz w:val="15"/>
                      <w:szCs w:val="15"/>
                    </w:rPr>
                  </w:pPr>
                  <w:r w:rsidRPr="0007605F">
                    <w:rPr>
                      <w:rFonts w:ascii="Times New Roman" w:hAnsi="Times New Roman"/>
                      <w:i/>
                      <w:sz w:val="15"/>
                      <w:szCs w:val="15"/>
                    </w:rPr>
                    <w:t>Зоологічний музей</w:t>
                  </w:r>
                </w:p>
                <w:p w:rsidR="00002B33" w:rsidRPr="00F673F7" w:rsidRDefault="00002B33" w:rsidP="00002B33">
                  <w:pPr>
                    <w:spacing w:line="192" w:lineRule="auto"/>
                    <w:rPr>
                      <w:rFonts w:ascii="Times New Roman" w:hAnsi="Times New Roman"/>
                      <w:i/>
                      <w:sz w:val="15"/>
                      <w:szCs w:val="15"/>
                    </w:rPr>
                  </w:pPr>
                  <w:r w:rsidRPr="0007605F">
                    <w:rPr>
                      <w:rFonts w:ascii="Times New Roman" w:hAnsi="Times New Roman"/>
                      <w:i/>
                      <w:sz w:val="15"/>
                      <w:szCs w:val="15"/>
                    </w:rPr>
                    <w:t>ім. О.П. Крапивного</w:t>
                  </w:r>
                </w:p>
              </w:txbxContent>
            </v:textbox>
          </v:rect>
        </w:pict>
      </w:r>
      <w:r>
        <w:rPr>
          <w:rFonts w:ascii="Times New Roman" w:hAnsi="Times New Roman"/>
          <w:noProof/>
          <w:sz w:val="28"/>
          <w:szCs w:val="28"/>
        </w:rPr>
        <w:pict>
          <v:shape id="_x0000_s1477" type="#_x0000_t32" alt="" style="position:absolute;margin-left:494.6pt;margin-top:15.25pt;width:.05pt;height:7.45pt;flip:y;z-index:252846080;mso-wrap-edited:f" o:connectortype="straight" strokeweight="1pt"/>
        </w:pict>
      </w:r>
    </w:p>
    <w:p w:rsidR="002F67C5" w:rsidRDefault="00370DAF" w:rsidP="002F67C5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</w:rPr>
        <w:pict>
          <v:rect id="_x0000_s1468" alt="" style="position:absolute;margin-left:428.15pt;margin-top:6.6pt;width:140.45pt;height:26.85pt;z-index:252839936;mso-wrap-edited:f;v-text-anchor:middle" strokeweight="1pt">
            <v:fill rotate="t" focus="100%" type="gradient"/>
            <v:stroke dashstyle="dash"/>
            <v:textbox style="mso-next-textbox:#_x0000_s1468" inset=".5mm,.3mm,.5mm,.3mm">
              <w:txbxContent>
                <w:p w:rsidR="00002B33" w:rsidRPr="00BE494D" w:rsidRDefault="00002B33" w:rsidP="00CF655C">
                  <w:pPr>
                    <w:spacing w:line="192" w:lineRule="auto"/>
                    <w:rPr>
                      <w:rFonts w:ascii="Times New Roman" w:hAnsi="Times New Roman"/>
                      <w:i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Навчально-наукова лабораторія вивчення проблем здоров'я дітей та молоді</w:t>
                  </w:r>
                </w:p>
              </w:txbxContent>
            </v:textbox>
          </v:rect>
        </w:pict>
      </w:r>
    </w:p>
    <w:p w:rsidR="002F67C5" w:rsidRDefault="00370DAF" w:rsidP="002F67C5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 w:rsidRPr="00370DAF">
        <w:rPr>
          <w:noProof/>
        </w:rPr>
        <w:pict>
          <v:rect id="_x0000_s1632" alt="" style="position:absolute;margin-left:190.9pt;margin-top:6.1pt;width:149.05pt;height:11.25pt;z-index:252990464;mso-wrap-edited:f;v-text-anchor:middle" strokeweight="1pt">
            <v:fill rotate="t" focus="100%" type="gradient"/>
            <v:stroke dashstyle="dash"/>
            <v:textbox style="mso-next-textbox:#_x0000_s1632" inset=".5mm,.3mm,.5mm,.3mm">
              <w:txbxContent>
                <w:p w:rsidR="00002B33" w:rsidRPr="00F673F7" w:rsidRDefault="00002B33" w:rsidP="00002B33">
                  <w:pPr>
                    <w:spacing w:line="192" w:lineRule="auto"/>
                    <w:rPr>
                      <w:rFonts w:ascii="Times New Roman" w:hAnsi="Times New Roman"/>
                      <w:i/>
                      <w:sz w:val="15"/>
                      <w:szCs w:val="15"/>
                    </w:rPr>
                  </w:pPr>
                  <w:r w:rsidRPr="0007605F">
                    <w:rPr>
                      <w:rFonts w:ascii="Times New Roman" w:hAnsi="Times New Roman"/>
                      <w:i/>
                      <w:sz w:val="15"/>
                      <w:szCs w:val="15"/>
                    </w:rPr>
                    <w:t>Ботанічний музей</w:t>
                  </w:r>
                </w:p>
              </w:txbxContent>
            </v:textbox>
          </v:rect>
        </w:pict>
      </w:r>
    </w:p>
    <w:p w:rsidR="002F67C5" w:rsidRDefault="00370DAF" w:rsidP="002F67C5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</w:rPr>
        <w:pict>
          <v:rect id="_x0000_s1415" alt="" style="position:absolute;margin-left:191.7pt;margin-top:6.35pt;width:150.2pt;height:10.8pt;z-index:252805120;mso-wrap-edited:f;v-text-anchor:middle" strokeweight="1pt">
            <v:fill rotate="t" focus="100%" type="gradient"/>
            <v:stroke dashstyle="dash"/>
            <v:textbox style="mso-next-textbox:#_x0000_s1415" inset=".5mm,.3mm,.5mm,.3mm">
              <w:txbxContent>
                <w:p w:rsidR="00002B33" w:rsidRPr="00F673F7" w:rsidRDefault="00002B33" w:rsidP="001943EF">
                  <w:pPr>
                    <w:spacing w:line="192" w:lineRule="auto"/>
                    <w:rPr>
                      <w:rFonts w:ascii="Times New Roman" w:hAnsi="Times New Roman"/>
                      <w:i/>
                      <w:sz w:val="15"/>
                      <w:szCs w:val="15"/>
                    </w:rPr>
                  </w:pPr>
                  <w:r w:rsidRPr="0007605F">
                    <w:rPr>
                      <w:rFonts w:ascii="Times New Roman" w:hAnsi="Times New Roman"/>
                      <w:i/>
                      <w:sz w:val="15"/>
                      <w:szCs w:val="15"/>
                    </w:rPr>
                    <w:t>Сковородинівська біологічна школа</w:t>
                  </w:r>
                </w:p>
              </w:txbxContent>
            </v:textbox>
          </v:rect>
        </w:pict>
      </w:r>
      <w:r>
        <w:rPr>
          <w:rFonts w:ascii="Times New Roman" w:hAnsi="Times New Roman"/>
          <w:noProof/>
          <w:sz w:val="28"/>
          <w:szCs w:val="28"/>
        </w:rPr>
        <w:pict>
          <v:rect id="_x0000_s1406" alt="" style="position:absolute;margin-left:427.5pt;margin-top:8.95pt;width:141.1pt;height:16.15pt;z-index:252798976;mso-wrap-edited:f;v-text-anchor:middle" strokeweight="1pt">
            <v:fill rotate="t" focus="100%" type="gradient"/>
            <v:stroke dashstyle="dash"/>
            <v:textbox style="mso-next-textbox:#_x0000_s1406" inset=".5mm,.3mm,.5mm,.3mm">
              <w:txbxContent>
                <w:p w:rsidR="00002B33" w:rsidRPr="006C274A" w:rsidRDefault="00002B33" w:rsidP="001A0AEF">
                  <w:pPr>
                    <w:spacing w:line="192" w:lineRule="auto"/>
                    <w:rPr>
                      <w:i/>
                      <w:sz w:val="16"/>
                      <w:szCs w:val="16"/>
                    </w:rPr>
                  </w:pPr>
                  <w:r w:rsidRPr="006C274A"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Центр інклюзивної освіти</w:t>
                  </w:r>
                </w:p>
              </w:txbxContent>
            </v:textbox>
          </v:rect>
        </w:pict>
      </w:r>
    </w:p>
    <w:p w:rsidR="002F67C5" w:rsidRDefault="00370DAF" w:rsidP="002F67C5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 w:rsidRPr="00370DAF">
        <w:rPr>
          <w:noProof/>
        </w:rPr>
        <w:pict>
          <v:rect id="_x0000_s1033" alt="" style="position:absolute;margin-left:192.3pt;margin-top:6.05pt;width:150.2pt;height:11.85pt;z-index:252371968;mso-wrap-edited:f;v-text-anchor:middle" strokeweight="1pt">
            <v:fill rotate="t" focus="100%" type="gradient"/>
            <v:stroke dashstyle="dash"/>
            <v:textbox style="mso-next-textbox:#_x0000_s1033" inset=".5mm,.3mm,.5mm,.3mm">
              <w:txbxContent>
                <w:p w:rsidR="00002B33" w:rsidRPr="0007605F" w:rsidRDefault="00002B33" w:rsidP="002F67C5">
                  <w:pPr>
                    <w:spacing w:line="192" w:lineRule="auto"/>
                    <w:rPr>
                      <w:rFonts w:ascii="Times New Roman" w:hAnsi="Times New Roman"/>
                      <w:i/>
                      <w:sz w:val="15"/>
                      <w:szCs w:val="15"/>
                    </w:rPr>
                  </w:pPr>
                  <w:r w:rsidRPr="0007605F">
                    <w:rPr>
                      <w:rFonts w:ascii="Times New Roman" w:hAnsi="Times New Roman"/>
                      <w:i/>
                      <w:sz w:val="15"/>
                      <w:szCs w:val="15"/>
                    </w:rPr>
                    <w:t xml:space="preserve">Еколого-біоетичний центр </w:t>
                  </w:r>
                </w:p>
              </w:txbxContent>
            </v:textbox>
          </v:rect>
        </w:pict>
      </w:r>
      <w:r>
        <w:rPr>
          <w:rFonts w:ascii="Times New Roman" w:hAnsi="Times New Roman"/>
          <w:noProof/>
          <w:sz w:val="28"/>
          <w:szCs w:val="28"/>
        </w:rPr>
        <w:pict>
          <v:rect id="_x0000_s1492" alt="" style="position:absolute;margin-left:426.2pt;margin-top:13.8pt;width:141.75pt;height:26.55pt;z-index:252858368;mso-wrap-edited:f;v-text-anchor:middle" strokeweight="1pt">
            <v:fill opacity="13107f" o:opacity2="19661f" rotate="t" focus="-50%" type="gradient"/>
            <v:textbox style="mso-next-textbox:#_x0000_s1492" inset=".5mm,.3mm,.5mm,.3mm">
              <w:txbxContent>
                <w:p w:rsidR="00002B33" w:rsidRPr="00BE494D" w:rsidRDefault="00002B33" w:rsidP="00924736">
                  <w:pPr>
                    <w:spacing w:line="192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BE494D">
                    <w:rPr>
                      <w:rFonts w:ascii="Times New Roman" w:hAnsi="Times New Roman"/>
                      <w:sz w:val="16"/>
                      <w:szCs w:val="16"/>
                    </w:rPr>
                    <w:t xml:space="preserve">Кафедра анатомії і фізіології людини 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 xml:space="preserve">та медичної підготовки </w:t>
                  </w:r>
                  <w:r w:rsidRPr="00BE494D">
                    <w:rPr>
                      <w:rFonts w:ascii="Times New Roman" w:hAnsi="Times New Roman"/>
                      <w:sz w:val="16"/>
                      <w:szCs w:val="16"/>
                    </w:rPr>
                    <w:t>імені професора Я.Р. Синельникова</w:t>
                  </w:r>
                </w:p>
              </w:txbxContent>
            </v:textbox>
          </v:rect>
        </w:pict>
      </w:r>
    </w:p>
    <w:p w:rsidR="002F67C5" w:rsidRDefault="00370DAF" w:rsidP="002F67C5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 w:rsidRPr="00370DAF">
        <w:rPr>
          <w:rFonts w:ascii="Times New Roman" w:hAnsi="Times New Roman"/>
          <w:noProof/>
          <w:sz w:val="20"/>
          <w:szCs w:val="20"/>
        </w:rPr>
        <w:pict>
          <v:rect id="_x0000_s1093" alt="" style="position:absolute;margin-left:191.05pt;margin-top:8.65pt;width:150.05pt;height:20.6pt;z-index:252625920;mso-wrap-edited:f;v-text-anchor:middle" strokeweight="1pt">
            <v:fill opacity="13107f" rotate="t" focus="50%" type="gradient"/>
            <v:stroke dashstyle="dash"/>
            <v:textbox style="mso-next-textbox:#_x0000_s1093" inset=".5mm,.3mm,.5mm,.3mm">
              <w:txbxContent>
                <w:p w:rsidR="00002B33" w:rsidRPr="00F673F7" w:rsidRDefault="00002B33" w:rsidP="004128DB">
                  <w:pPr>
                    <w:rPr>
                      <w:b/>
                      <w:i/>
                      <w:sz w:val="15"/>
                      <w:szCs w:val="15"/>
                    </w:rPr>
                  </w:pPr>
                  <w:r w:rsidRPr="0007605F">
                    <w:rPr>
                      <w:rStyle w:val="20pt"/>
                      <w:b w:val="0"/>
                      <w:bCs/>
                      <w:i/>
                      <w:sz w:val="15"/>
                      <w:szCs w:val="15"/>
                    </w:rPr>
                    <w:t>Науково-дослідна лабораторія біотехнології</w:t>
                  </w:r>
                </w:p>
              </w:txbxContent>
            </v:textbox>
          </v:rect>
        </w:pict>
      </w:r>
    </w:p>
    <w:p w:rsidR="002F67C5" w:rsidRDefault="00370DAF" w:rsidP="002F67C5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</w:rPr>
        <w:pict>
          <v:rect id="_x0000_s1493" alt="" style="position:absolute;margin-left:425.6pt;margin-top:15.6pt;width:143pt;height:18.2pt;z-index:252859392;mso-wrap-edited:f;v-text-anchor:middle" strokeweight="1pt">
            <v:fill rotate="t" focus="100%" type="gradient"/>
            <v:stroke dashstyle="dash"/>
            <v:textbox style="mso-next-textbox:#_x0000_s1493" inset=".5mm,.3mm,.5mm,.3mm">
              <w:txbxContent>
                <w:p w:rsidR="00002B33" w:rsidRPr="00BE494D" w:rsidRDefault="00002B33" w:rsidP="00924736">
                  <w:pPr>
                    <w:spacing w:line="192" w:lineRule="auto"/>
                    <w:rPr>
                      <w:rFonts w:ascii="Times New Roman" w:hAnsi="Times New Roman"/>
                      <w:i/>
                      <w:sz w:val="16"/>
                      <w:szCs w:val="16"/>
                    </w:rPr>
                  </w:pPr>
                  <w:r w:rsidRPr="00BE494D"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Музей анатомії</w:t>
                  </w:r>
                </w:p>
              </w:txbxContent>
            </v:textbox>
          </v:rect>
        </w:pict>
      </w:r>
      <w:r>
        <w:rPr>
          <w:rFonts w:ascii="Times New Roman" w:hAnsi="Times New Roman"/>
          <w:noProof/>
          <w:sz w:val="28"/>
          <w:szCs w:val="28"/>
        </w:rPr>
        <w:pict>
          <v:shape id="_x0000_s1494" type="#_x0000_t32" alt="" style="position:absolute;margin-left:497.35pt;margin-top:8.15pt;width:.05pt;height:7.45pt;flip:y;z-index:252860416;mso-wrap-edited:f" o:connectortype="straight" strokeweight="1pt"/>
        </w:pict>
      </w:r>
    </w:p>
    <w:p w:rsidR="002F67C5" w:rsidRDefault="00370DAF" w:rsidP="002F67C5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</w:rPr>
        <w:pict>
          <v:rect id="_x0000_s1631" alt="" style="position:absolute;margin-left:190.25pt;margin-top:2.65pt;width:150.85pt;height:19.6pt;z-index:252989440;mso-wrap-edited:f;v-text-anchor:middle" strokeweight="1pt">
            <v:fill opacity="13107f" rotate="t" focus="50%" type="gradient"/>
            <v:stroke dashstyle="dash"/>
            <v:textbox style="mso-next-textbox:#_x0000_s1631" inset=".5mm,.3mm,.5mm,.3mm">
              <w:txbxContent>
                <w:p w:rsidR="00002B33" w:rsidRPr="00F673F7" w:rsidRDefault="00002B33" w:rsidP="00002B33">
                  <w:pPr>
                    <w:spacing w:line="192" w:lineRule="auto"/>
                    <w:rPr>
                      <w:rFonts w:ascii="Times New Roman" w:hAnsi="Times New Roman"/>
                      <w:i/>
                      <w:sz w:val="15"/>
                      <w:szCs w:val="15"/>
                    </w:rPr>
                  </w:pPr>
                  <w:r w:rsidRPr="0007605F">
                    <w:rPr>
                      <w:rFonts w:ascii="Times New Roman" w:hAnsi="Times New Roman"/>
                      <w:i/>
                      <w:sz w:val="15"/>
                      <w:szCs w:val="15"/>
                    </w:rPr>
                    <w:t>Науково-дослідна лабораторія моніторингу та охорони довкілля</w:t>
                  </w:r>
                </w:p>
              </w:txbxContent>
            </v:textbox>
          </v:rect>
        </w:pict>
      </w:r>
    </w:p>
    <w:p w:rsidR="002F67C5" w:rsidRDefault="002F67C5" w:rsidP="002F67C5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</w:p>
    <w:p w:rsidR="002F67C5" w:rsidRDefault="00370DAF" w:rsidP="002F67C5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 w:rsidRPr="00370DAF">
        <w:rPr>
          <w:noProof/>
        </w:rPr>
        <w:pict>
          <v:rect id="_x0000_s1030" alt="" style="position:absolute;margin-left:190.25pt;margin-top:6.75pt;width:152pt;height:21.25pt;z-index:252382208;mso-wrap-edited:f;v-text-anchor:middle" strokeweight="1pt">
            <v:fill opacity="13107f" o:opacity2="19661f" rotate="t" focus="-50%" type="gradient"/>
            <v:stroke dashstyle="dash"/>
            <v:textbox style="mso-next-textbox:#_x0000_s1030" inset=".5mm,.3mm,.5mm,.3mm">
              <w:txbxContent>
                <w:p w:rsidR="00002B33" w:rsidRDefault="00002B33" w:rsidP="002F67C5">
                  <w:pPr>
                    <w:rPr>
                      <w:rFonts w:ascii="Times New Roman" w:hAnsi="Times New Roman"/>
                      <w:i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Навчальний центр</w:t>
                  </w:r>
                </w:p>
                <w:p w:rsidR="00002B33" w:rsidRPr="005B79F0" w:rsidRDefault="00002B33" w:rsidP="002F67C5">
                  <w:pPr>
                    <w:rPr>
                      <w:rFonts w:ascii="Times New Roman" w:hAnsi="Times New Roman"/>
                      <w:i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«</w:t>
                  </w:r>
                  <w:r>
                    <w:rPr>
                      <w:rFonts w:ascii="Times New Roman" w:hAnsi="Times New Roman"/>
                      <w:i/>
                      <w:sz w:val="16"/>
                      <w:szCs w:val="16"/>
                      <w:lang w:val="en-US"/>
                    </w:rPr>
                    <w:t>Legoland-HUB</w:t>
                  </w:r>
                  <w:r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»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rect id="_x0000_s1029" alt="" style="position:absolute;margin-left:13.15pt;margin-top:6.75pt;width:149.65pt;height:21.25pt;z-index:252317696;mso-wrap-edited:f;v-text-anchor:middle" strokeweight="1pt">
            <v:fill opacity="13107f" o:opacity2="19661f" rotate="t" focus="-50%" type="gradient"/>
            <v:textbox style="mso-next-textbox:#_x0000_s1029" inset=".5mm,.3mm,.5mm,.3mm">
              <w:txbxContent>
                <w:p w:rsidR="00002B33" w:rsidRPr="00640015" w:rsidRDefault="00002B33" w:rsidP="002F67C5">
                  <w:pPr>
                    <w:spacing w:line="192" w:lineRule="auto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F21CE6">
                    <w:rPr>
                      <w:rFonts w:ascii="Times New Roman" w:hAnsi="Times New Roman"/>
                      <w:sz w:val="18"/>
                      <w:szCs w:val="18"/>
                    </w:rPr>
                    <w:t>Факультет дошкільної освіти</w:t>
                  </w:r>
                </w:p>
              </w:txbxContent>
            </v:textbox>
          </v:rect>
        </w:pict>
      </w:r>
    </w:p>
    <w:p w:rsidR="002F67C5" w:rsidRDefault="00370DAF" w:rsidP="002F67C5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 w:rsidRPr="00370DAF">
        <w:rPr>
          <w:noProof/>
        </w:rPr>
        <w:pict>
          <v:shape id="_x0000_s1031" type="#_x0000_t32" alt="" style="position:absolute;margin-left:164.6pt;margin-top:1.4pt;width:26.3pt;height:.05pt;z-index:252335104;mso-wrap-edited:f" o:connectortype="straight">
            <v:stroke endarrow="block"/>
          </v:shape>
        </w:pict>
      </w:r>
      <w:r>
        <w:rPr>
          <w:rFonts w:ascii="Times New Roman" w:hAnsi="Times New Roman"/>
          <w:noProof/>
          <w:sz w:val="28"/>
          <w:szCs w:val="28"/>
        </w:rPr>
        <w:pict>
          <v:shape id="_x0000_s1457" type="#_x0000_t32" alt="" style="position:absolute;margin-left:163.45pt;margin-top:1.45pt;width:26.3pt;height:29.9pt;z-index:252831744;mso-wrap-edited:f" o:connectortype="straight">
            <v:stroke endarrow="block"/>
          </v:shape>
        </w:pict>
      </w:r>
    </w:p>
    <w:p w:rsidR="002F67C5" w:rsidRDefault="00370DAF" w:rsidP="002F67C5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</w:rPr>
        <w:pict>
          <v:rect id="_x0000_s1456" alt="" style="position:absolute;margin-left:190.9pt;margin-top:1.1pt;width:152pt;height:22.6pt;z-index:252830720;mso-wrap-edited:f;v-text-anchor:middle" strokeweight="1pt">
            <v:fill opacity="13107f" rotate="t" focus="50%" type="gradient"/>
            <v:stroke dashstyle="dash"/>
            <v:textbox style="mso-next-textbox:#_x0000_s1456" inset=".5mm,.3mm,.5mm,.3mm">
              <w:txbxContent>
                <w:p w:rsidR="00002B33" w:rsidRPr="00AA5AD2" w:rsidRDefault="00002B33" w:rsidP="00AA5AD2">
                  <w:pPr>
                    <w:rPr>
                      <w:b/>
                      <w:i/>
                      <w:sz w:val="15"/>
                      <w:szCs w:val="15"/>
                    </w:rPr>
                  </w:pPr>
                  <w:r w:rsidRPr="00AA5AD2">
                    <w:rPr>
                      <w:rStyle w:val="20pt"/>
                      <w:b w:val="0"/>
                      <w:bCs/>
                      <w:i/>
                      <w:sz w:val="15"/>
                      <w:szCs w:val="15"/>
                    </w:rPr>
                    <w:t>Науково-наукова лабораторія LEGO-технологій в дошкільній освіті</w:t>
                  </w:r>
                </w:p>
              </w:txbxContent>
            </v:textbox>
          </v:rect>
        </w:pict>
      </w:r>
      <w:r>
        <w:rPr>
          <w:rFonts w:ascii="Times New Roman" w:hAnsi="Times New Roman"/>
          <w:noProof/>
          <w:sz w:val="28"/>
          <w:szCs w:val="28"/>
        </w:rPr>
        <w:pict>
          <v:shape id="_x0000_s1388" type="#_x0000_t32" alt="" style="position:absolute;margin-left:571.75pt;margin-top:15.25pt;width:34.65pt;height:31pt;flip:x;z-index:252787712;mso-wrap-edited:f" o:connectortype="straight">
            <v:stroke endarrow="block"/>
          </v:shape>
        </w:pict>
      </w:r>
      <w:r>
        <w:rPr>
          <w:rFonts w:ascii="Times New Roman" w:hAnsi="Times New Roman"/>
          <w:noProof/>
          <w:sz w:val="28"/>
          <w:szCs w:val="28"/>
        </w:rPr>
        <w:pict>
          <v:rect id="_x0000_s1387" alt="" style="position:absolute;margin-left:606.4pt;margin-top:8.85pt;width:149.65pt;height:14.85pt;z-index:252786688;mso-wrap-edited:f;v-text-anchor:middle" strokeweight="1pt">
            <v:fill opacity="13107f" o:opacity2="19661f" rotate="t" focus="-50%" type="gradient"/>
            <v:textbox style="mso-next-textbox:#_x0000_s1387" inset=".5mm,.3mm,.5mm,.3mm">
              <w:txbxContent>
                <w:p w:rsidR="00002B33" w:rsidRPr="004E2435" w:rsidRDefault="00002B33" w:rsidP="001E5C5D">
                  <w:pPr>
                    <w:spacing w:line="192" w:lineRule="auto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sz w:val="18"/>
                      <w:szCs w:val="18"/>
                    </w:rPr>
                    <w:t>Ф</w:t>
                  </w:r>
                  <w:r w:rsidRPr="004E2435">
                    <w:rPr>
                      <w:rFonts w:ascii="Times New Roman" w:hAnsi="Times New Roman"/>
                      <w:sz w:val="18"/>
                      <w:szCs w:val="18"/>
                    </w:rPr>
                    <w:t>акультет</w:t>
                  </w:r>
                  <w:r>
                    <w:rPr>
                      <w:rFonts w:ascii="Times New Roman" w:hAnsi="Times New Roman"/>
                      <w:sz w:val="18"/>
                      <w:szCs w:val="18"/>
                    </w:rPr>
                    <w:t xml:space="preserve"> мистецтв</w:t>
                  </w:r>
                </w:p>
              </w:txbxContent>
            </v:textbox>
          </v:rect>
        </w:pict>
      </w:r>
    </w:p>
    <w:p w:rsidR="002F67C5" w:rsidRDefault="002F67C5" w:rsidP="002F67C5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</w:p>
    <w:p w:rsidR="002F67C5" w:rsidRDefault="00370DAF" w:rsidP="002F67C5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</w:rPr>
        <w:pict>
          <v:rect id="_x0000_s1386" alt="" style="position:absolute;margin-left:430pt;margin-top:3.05pt;width:141.75pt;height:19.1pt;z-index:252785664;mso-wrap-edited:f;v-text-anchor:middle" strokeweight="1pt">
            <v:fill opacity="13107f" o:opacity2="19661f" rotate="t" focus="-50%" type="gradient"/>
            <v:stroke dashstyle="dash"/>
            <v:textbox style="mso-next-textbox:#_x0000_s1386" inset=".5mm,.3mm,.5mm,.3mm">
              <w:txbxContent>
                <w:p w:rsidR="00002B33" w:rsidRPr="00D30010" w:rsidRDefault="00002B33" w:rsidP="001E5C5D">
                  <w:pPr>
                    <w:spacing w:line="192" w:lineRule="auto"/>
                    <w:rPr>
                      <w:rFonts w:ascii="Times New Roman" w:hAnsi="Times New Roman"/>
                      <w:i/>
                      <w:sz w:val="16"/>
                      <w:szCs w:val="16"/>
                    </w:rPr>
                  </w:pPr>
                  <w:r w:rsidRPr="00D30010"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Корейський культурно-мистецький центр</w:t>
                  </w:r>
                </w:p>
              </w:txbxContent>
            </v:textbox>
          </v:rect>
        </w:pict>
      </w:r>
    </w:p>
    <w:p w:rsidR="002F67C5" w:rsidRDefault="00370DAF" w:rsidP="002F67C5">
      <w:pPr>
        <w:pStyle w:val="a3"/>
        <w:jc w:val="left"/>
        <w:rPr>
          <w:rFonts w:ascii="Times New Roman" w:hAnsi="Times New Roman"/>
          <w:sz w:val="28"/>
          <w:szCs w:val="28"/>
          <w:lang w:val="uk-UA"/>
        </w:rPr>
      </w:pPr>
      <w:r w:rsidRPr="00370DAF">
        <w:rPr>
          <w:noProof/>
        </w:rPr>
        <w:pict>
          <v:shape id="_x0000_s1026" type="#_x0000_t32" alt="" style="position:absolute;margin-left:162.8pt;margin-top:15.7pt;width:26.95pt;height:8.1pt;z-index:251617280;mso-wrap-edited:f" o:connectortype="straight">
            <v:stroke endarrow="block"/>
          </v:shape>
        </w:pict>
      </w:r>
      <w:r w:rsidRPr="00370DAF">
        <w:rPr>
          <w:noProof/>
        </w:rPr>
        <w:pict>
          <v:rect id="_x0000_s1028" alt="" style="position:absolute;margin-left:189.75pt;margin-top:10.6pt;width:150.2pt;height:21.25pt;z-index:251719680;mso-wrap-edited:f;v-text-anchor:middle" strokeweight="1pt">
            <v:fill opacity="13107f" o:opacity2="19661f" rotate="t" focus="-50%" type="gradient"/>
            <v:stroke dashstyle="dash"/>
            <v:textbox style="mso-next-textbox:#_x0000_s1028" inset=".5mm,.3mm,.5mm,.3mm">
              <w:txbxContent>
                <w:p w:rsidR="00002B33" w:rsidRPr="00D30010" w:rsidRDefault="00002B33" w:rsidP="009577E5">
                  <w:pPr>
                    <w:spacing w:line="192" w:lineRule="auto"/>
                    <w:rPr>
                      <w:rFonts w:ascii="Times New Roman" w:hAnsi="Times New Roman"/>
                      <w:i/>
                      <w:sz w:val="16"/>
                      <w:szCs w:val="16"/>
                    </w:rPr>
                  </w:pPr>
                  <w:r w:rsidRPr="00D30010"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Центр методики навчання іноземних мов</w:t>
                  </w:r>
                </w:p>
              </w:txbxContent>
            </v:textbox>
          </v:rect>
        </w:pict>
      </w:r>
      <w:r w:rsidRPr="00370DAF">
        <w:rPr>
          <w:noProof/>
        </w:rPr>
        <w:pict>
          <v:rect id="_x0000_s1027" alt="" style="position:absolute;margin-left:13.05pt;margin-top:2.55pt;width:149.65pt;height:21.25pt;z-index:251572224;mso-wrap-edited:f;v-text-anchor:middle" strokeweight="1pt">
            <v:fill opacity="13107f" o:opacity2="19661f" rotate="t" focus="-50%" type="gradient"/>
            <v:textbox style="mso-next-textbox:#_x0000_s1027" inset=".5mm,.3mm,.5mm,.3mm">
              <w:txbxContent>
                <w:p w:rsidR="00002B33" w:rsidRPr="0064657B" w:rsidRDefault="00002B33" w:rsidP="0064657B">
                  <w:pPr>
                    <w:spacing w:line="192" w:lineRule="auto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64657B">
                    <w:rPr>
                      <w:rFonts w:ascii="Times New Roman" w:hAnsi="Times New Roman"/>
                      <w:sz w:val="18"/>
                      <w:szCs w:val="18"/>
                    </w:rPr>
                    <w:t>Факультет іноземної філології</w:t>
                  </w:r>
                </w:p>
              </w:txbxContent>
            </v:textbox>
          </v:rect>
        </w:pict>
      </w:r>
    </w:p>
    <w:p w:rsidR="00CC3F2D" w:rsidRDefault="00CC3F2D" w:rsidP="00724AB1">
      <w:pPr>
        <w:pStyle w:val="a3"/>
        <w:jc w:val="left"/>
        <w:rPr>
          <w:rFonts w:ascii="Times New Roman" w:hAnsi="Times New Roman"/>
          <w:b/>
          <w:sz w:val="28"/>
          <w:szCs w:val="28"/>
          <w:lang w:val="uk-UA"/>
        </w:rPr>
      </w:pPr>
    </w:p>
    <w:p w:rsidR="00E927B8" w:rsidRDefault="00E927B8" w:rsidP="00724AB1">
      <w:pPr>
        <w:pStyle w:val="a3"/>
        <w:jc w:val="left"/>
        <w:rPr>
          <w:rFonts w:ascii="Times New Roman" w:hAnsi="Times New Roman"/>
          <w:b/>
          <w:sz w:val="28"/>
          <w:szCs w:val="28"/>
          <w:lang w:val="uk-UA"/>
        </w:rPr>
      </w:pPr>
    </w:p>
    <w:p w:rsidR="00E927B8" w:rsidRDefault="00E927B8" w:rsidP="00724AB1">
      <w:pPr>
        <w:pStyle w:val="a3"/>
        <w:jc w:val="left"/>
        <w:rPr>
          <w:rFonts w:ascii="Times New Roman" w:hAnsi="Times New Roman"/>
          <w:b/>
          <w:sz w:val="28"/>
          <w:szCs w:val="28"/>
          <w:lang w:val="uk-UA"/>
        </w:rPr>
      </w:pPr>
    </w:p>
    <w:sectPr w:rsidR="00E927B8" w:rsidSect="001D7A32">
      <w:pgSz w:w="16838" w:h="11906" w:orient="landscape"/>
      <w:pgMar w:top="567" w:right="851" w:bottom="244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2" type="#_x0000_t75" style="width:13.6pt;height:7.45pt;visibility:visible" o:bullet="t">
        <v:imagedata r:id="rId1" o:title=""/>
      </v:shape>
    </w:pict>
  </w:numPicBullet>
  <w:numPicBullet w:numPicBulletId="1">
    <w:pict>
      <v:shape id="_x0000_i1053" type="#_x0000_t75" style="width:12.9pt;height:7.45pt;visibility:visible" o:bullet="t">
        <v:imagedata r:id="rId2" o:title=""/>
      </v:shape>
    </w:pict>
  </w:numPicBullet>
  <w:abstractNum w:abstractNumId="0">
    <w:nsid w:val="097A49ED"/>
    <w:multiLevelType w:val="hybridMultilevel"/>
    <w:tmpl w:val="8D78D4B6"/>
    <w:lvl w:ilvl="0" w:tplc="E294CA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7532DFC"/>
    <w:multiLevelType w:val="hybridMultilevel"/>
    <w:tmpl w:val="C6B6E1F0"/>
    <w:lvl w:ilvl="0" w:tplc="4AB2F514">
      <w:numFmt w:val="bullet"/>
      <w:lvlText w:val="-"/>
      <w:lvlJc w:val="left"/>
      <w:pPr>
        <w:ind w:left="466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8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5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2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9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7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425" w:hanging="360"/>
      </w:pPr>
      <w:rPr>
        <w:rFonts w:ascii="Wingdings" w:hAnsi="Wingdings" w:hint="default"/>
      </w:rPr>
    </w:lvl>
  </w:abstractNum>
  <w:abstractNum w:abstractNumId="2">
    <w:nsid w:val="62255F94"/>
    <w:multiLevelType w:val="hybridMultilevel"/>
    <w:tmpl w:val="278A36C0"/>
    <w:lvl w:ilvl="0" w:tplc="8F1EED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32DD3"/>
    <w:rsid w:val="00002B33"/>
    <w:rsid w:val="00005B5F"/>
    <w:rsid w:val="000103E0"/>
    <w:rsid w:val="00011CBD"/>
    <w:rsid w:val="0001276D"/>
    <w:rsid w:val="00013204"/>
    <w:rsid w:val="00013F5B"/>
    <w:rsid w:val="000141AB"/>
    <w:rsid w:val="0001442A"/>
    <w:rsid w:val="000145F7"/>
    <w:rsid w:val="000146E3"/>
    <w:rsid w:val="00014DE5"/>
    <w:rsid w:val="00016213"/>
    <w:rsid w:val="00017BB1"/>
    <w:rsid w:val="00020041"/>
    <w:rsid w:val="000202A4"/>
    <w:rsid w:val="00020F41"/>
    <w:rsid w:val="00023F3D"/>
    <w:rsid w:val="0002571F"/>
    <w:rsid w:val="0002676A"/>
    <w:rsid w:val="000276BE"/>
    <w:rsid w:val="000324A4"/>
    <w:rsid w:val="000331C9"/>
    <w:rsid w:val="00036CC8"/>
    <w:rsid w:val="00037AEC"/>
    <w:rsid w:val="00042CCE"/>
    <w:rsid w:val="0004312B"/>
    <w:rsid w:val="00043C8F"/>
    <w:rsid w:val="00044DDB"/>
    <w:rsid w:val="00045ED2"/>
    <w:rsid w:val="00046BE0"/>
    <w:rsid w:val="0004729E"/>
    <w:rsid w:val="00047D0F"/>
    <w:rsid w:val="0005093A"/>
    <w:rsid w:val="0005162B"/>
    <w:rsid w:val="0005188D"/>
    <w:rsid w:val="00052457"/>
    <w:rsid w:val="000526BC"/>
    <w:rsid w:val="00052B78"/>
    <w:rsid w:val="0005309C"/>
    <w:rsid w:val="00056BB7"/>
    <w:rsid w:val="0005722B"/>
    <w:rsid w:val="00060BC8"/>
    <w:rsid w:val="000613CB"/>
    <w:rsid w:val="00063238"/>
    <w:rsid w:val="00063454"/>
    <w:rsid w:val="000641BD"/>
    <w:rsid w:val="000648C1"/>
    <w:rsid w:val="00064AB0"/>
    <w:rsid w:val="00065506"/>
    <w:rsid w:val="0006707C"/>
    <w:rsid w:val="000672B3"/>
    <w:rsid w:val="00067B57"/>
    <w:rsid w:val="00070F8B"/>
    <w:rsid w:val="00071487"/>
    <w:rsid w:val="0007172F"/>
    <w:rsid w:val="00071EE9"/>
    <w:rsid w:val="00072439"/>
    <w:rsid w:val="00072B06"/>
    <w:rsid w:val="0007311A"/>
    <w:rsid w:val="00074720"/>
    <w:rsid w:val="0007605F"/>
    <w:rsid w:val="00076FAB"/>
    <w:rsid w:val="0008073A"/>
    <w:rsid w:val="0008254B"/>
    <w:rsid w:val="0008318D"/>
    <w:rsid w:val="0008566D"/>
    <w:rsid w:val="00085FAF"/>
    <w:rsid w:val="00087093"/>
    <w:rsid w:val="00087E19"/>
    <w:rsid w:val="00090F2A"/>
    <w:rsid w:val="00093D15"/>
    <w:rsid w:val="00094595"/>
    <w:rsid w:val="000948D3"/>
    <w:rsid w:val="000958AD"/>
    <w:rsid w:val="00095B7F"/>
    <w:rsid w:val="00097AA3"/>
    <w:rsid w:val="00097E05"/>
    <w:rsid w:val="000A0614"/>
    <w:rsid w:val="000A0C1E"/>
    <w:rsid w:val="000A0CDB"/>
    <w:rsid w:val="000A3FF8"/>
    <w:rsid w:val="000A53F9"/>
    <w:rsid w:val="000B0589"/>
    <w:rsid w:val="000B2982"/>
    <w:rsid w:val="000B2FDD"/>
    <w:rsid w:val="000B3E9D"/>
    <w:rsid w:val="000B5271"/>
    <w:rsid w:val="000B5611"/>
    <w:rsid w:val="000B7508"/>
    <w:rsid w:val="000B7888"/>
    <w:rsid w:val="000C1167"/>
    <w:rsid w:val="000C11C7"/>
    <w:rsid w:val="000C2265"/>
    <w:rsid w:val="000C416C"/>
    <w:rsid w:val="000C4363"/>
    <w:rsid w:val="000C4C41"/>
    <w:rsid w:val="000C6E91"/>
    <w:rsid w:val="000C7076"/>
    <w:rsid w:val="000D02CD"/>
    <w:rsid w:val="000D33B3"/>
    <w:rsid w:val="000D5E86"/>
    <w:rsid w:val="000D7E87"/>
    <w:rsid w:val="000E1D33"/>
    <w:rsid w:val="000E1E6C"/>
    <w:rsid w:val="000E2577"/>
    <w:rsid w:val="000E3637"/>
    <w:rsid w:val="000E3BBF"/>
    <w:rsid w:val="000E4DD1"/>
    <w:rsid w:val="000E512D"/>
    <w:rsid w:val="000E51CE"/>
    <w:rsid w:val="000F1D27"/>
    <w:rsid w:val="000F2702"/>
    <w:rsid w:val="000F2BEF"/>
    <w:rsid w:val="000F35B5"/>
    <w:rsid w:val="000F42C0"/>
    <w:rsid w:val="000F6043"/>
    <w:rsid w:val="000F64E3"/>
    <w:rsid w:val="000F66AB"/>
    <w:rsid w:val="000F7115"/>
    <w:rsid w:val="000F77AA"/>
    <w:rsid w:val="00101C12"/>
    <w:rsid w:val="001051F3"/>
    <w:rsid w:val="00105361"/>
    <w:rsid w:val="001054DF"/>
    <w:rsid w:val="00105802"/>
    <w:rsid w:val="00106669"/>
    <w:rsid w:val="00107BE9"/>
    <w:rsid w:val="001115FB"/>
    <w:rsid w:val="00111F42"/>
    <w:rsid w:val="00113823"/>
    <w:rsid w:val="0011509E"/>
    <w:rsid w:val="001218AF"/>
    <w:rsid w:val="00122336"/>
    <w:rsid w:val="00124648"/>
    <w:rsid w:val="00124AE6"/>
    <w:rsid w:val="00124F04"/>
    <w:rsid w:val="00125941"/>
    <w:rsid w:val="001264A2"/>
    <w:rsid w:val="001272EB"/>
    <w:rsid w:val="00127C9E"/>
    <w:rsid w:val="00127FF0"/>
    <w:rsid w:val="00131718"/>
    <w:rsid w:val="001323D1"/>
    <w:rsid w:val="00133C39"/>
    <w:rsid w:val="00135525"/>
    <w:rsid w:val="0013565E"/>
    <w:rsid w:val="001357C4"/>
    <w:rsid w:val="00135981"/>
    <w:rsid w:val="00136AC4"/>
    <w:rsid w:val="0013784F"/>
    <w:rsid w:val="00137948"/>
    <w:rsid w:val="00140A98"/>
    <w:rsid w:val="00141807"/>
    <w:rsid w:val="00142C8E"/>
    <w:rsid w:val="00145848"/>
    <w:rsid w:val="0014590F"/>
    <w:rsid w:val="001462E3"/>
    <w:rsid w:val="00146955"/>
    <w:rsid w:val="00147265"/>
    <w:rsid w:val="00147ED7"/>
    <w:rsid w:val="00151CCD"/>
    <w:rsid w:val="00151DA5"/>
    <w:rsid w:val="00152783"/>
    <w:rsid w:val="001541A9"/>
    <w:rsid w:val="001547F2"/>
    <w:rsid w:val="0015542F"/>
    <w:rsid w:val="00156175"/>
    <w:rsid w:val="00156349"/>
    <w:rsid w:val="0016396C"/>
    <w:rsid w:val="0016494C"/>
    <w:rsid w:val="00164BEB"/>
    <w:rsid w:val="001650C0"/>
    <w:rsid w:val="00165985"/>
    <w:rsid w:val="001671BD"/>
    <w:rsid w:val="00172033"/>
    <w:rsid w:val="001722A0"/>
    <w:rsid w:val="0017237B"/>
    <w:rsid w:val="00172ECC"/>
    <w:rsid w:val="00174754"/>
    <w:rsid w:val="00182B49"/>
    <w:rsid w:val="00182B87"/>
    <w:rsid w:val="0018427D"/>
    <w:rsid w:val="001842F3"/>
    <w:rsid w:val="001847D0"/>
    <w:rsid w:val="0018723C"/>
    <w:rsid w:val="001918DF"/>
    <w:rsid w:val="00193B22"/>
    <w:rsid w:val="001943EF"/>
    <w:rsid w:val="00194871"/>
    <w:rsid w:val="00194E90"/>
    <w:rsid w:val="00197348"/>
    <w:rsid w:val="001A01A0"/>
    <w:rsid w:val="001A0AEF"/>
    <w:rsid w:val="001A0CE3"/>
    <w:rsid w:val="001A10C7"/>
    <w:rsid w:val="001A16A4"/>
    <w:rsid w:val="001A3DA3"/>
    <w:rsid w:val="001B0FD0"/>
    <w:rsid w:val="001B244A"/>
    <w:rsid w:val="001B2460"/>
    <w:rsid w:val="001B35A8"/>
    <w:rsid w:val="001B64B0"/>
    <w:rsid w:val="001B65D8"/>
    <w:rsid w:val="001C0F86"/>
    <w:rsid w:val="001C2105"/>
    <w:rsid w:val="001C2424"/>
    <w:rsid w:val="001C3E4D"/>
    <w:rsid w:val="001C4813"/>
    <w:rsid w:val="001C5472"/>
    <w:rsid w:val="001C5DAD"/>
    <w:rsid w:val="001C68D6"/>
    <w:rsid w:val="001C6EA9"/>
    <w:rsid w:val="001C71ED"/>
    <w:rsid w:val="001D2FBD"/>
    <w:rsid w:val="001D331C"/>
    <w:rsid w:val="001D33BE"/>
    <w:rsid w:val="001D3E8C"/>
    <w:rsid w:val="001D4D39"/>
    <w:rsid w:val="001D5BF2"/>
    <w:rsid w:val="001D7467"/>
    <w:rsid w:val="001D7A32"/>
    <w:rsid w:val="001E010A"/>
    <w:rsid w:val="001E0146"/>
    <w:rsid w:val="001E2EFF"/>
    <w:rsid w:val="001E438D"/>
    <w:rsid w:val="001E439B"/>
    <w:rsid w:val="001E57F1"/>
    <w:rsid w:val="001E5C5D"/>
    <w:rsid w:val="001E6312"/>
    <w:rsid w:val="001E72D7"/>
    <w:rsid w:val="001E736F"/>
    <w:rsid w:val="001F093C"/>
    <w:rsid w:val="001F2FFB"/>
    <w:rsid w:val="001F4462"/>
    <w:rsid w:val="001F4C92"/>
    <w:rsid w:val="001F590F"/>
    <w:rsid w:val="001F6463"/>
    <w:rsid w:val="001F6FE2"/>
    <w:rsid w:val="001F7884"/>
    <w:rsid w:val="002009D1"/>
    <w:rsid w:val="00200E38"/>
    <w:rsid w:val="00200F23"/>
    <w:rsid w:val="0020116A"/>
    <w:rsid w:val="002015DC"/>
    <w:rsid w:val="00202A51"/>
    <w:rsid w:val="0020303D"/>
    <w:rsid w:val="002050D8"/>
    <w:rsid w:val="00205BF3"/>
    <w:rsid w:val="00206671"/>
    <w:rsid w:val="00206BF0"/>
    <w:rsid w:val="00206BFE"/>
    <w:rsid w:val="002077BD"/>
    <w:rsid w:val="002117AE"/>
    <w:rsid w:val="002133C4"/>
    <w:rsid w:val="002139E2"/>
    <w:rsid w:val="00214E22"/>
    <w:rsid w:val="00216E61"/>
    <w:rsid w:val="00217E67"/>
    <w:rsid w:val="00221EA4"/>
    <w:rsid w:val="0022285A"/>
    <w:rsid w:val="00231448"/>
    <w:rsid w:val="00232DD3"/>
    <w:rsid w:val="00232F52"/>
    <w:rsid w:val="00233D7E"/>
    <w:rsid w:val="00235DDA"/>
    <w:rsid w:val="00235EBF"/>
    <w:rsid w:val="00236F07"/>
    <w:rsid w:val="0023753F"/>
    <w:rsid w:val="00237693"/>
    <w:rsid w:val="00241F81"/>
    <w:rsid w:val="0024456F"/>
    <w:rsid w:val="00246504"/>
    <w:rsid w:val="00247BA6"/>
    <w:rsid w:val="00247F74"/>
    <w:rsid w:val="00250543"/>
    <w:rsid w:val="002530E9"/>
    <w:rsid w:val="002553BF"/>
    <w:rsid w:val="002564F4"/>
    <w:rsid w:val="00256AAD"/>
    <w:rsid w:val="00257A47"/>
    <w:rsid w:val="00261793"/>
    <w:rsid w:val="00262EBA"/>
    <w:rsid w:val="00263AD0"/>
    <w:rsid w:val="002642E8"/>
    <w:rsid w:val="00264A0C"/>
    <w:rsid w:val="002653F6"/>
    <w:rsid w:val="00267224"/>
    <w:rsid w:val="0026723C"/>
    <w:rsid w:val="00267508"/>
    <w:rsid w:val="00267C9B"/>
    <w:rsid w:val="00271A3A"/>
    <w:rsid w:val="00274023"/>
    <w:rsid w:val="00274D21"/>
    <w:rsid w:val="0027503D"/>
    <w:rsid w:val="00275BD1"/>
    <w:rsid w:val="00277050"/>
    <w:rsid w:val="00281D6C"/>
    <w:rsid w:val="00282600"/>
    <w:rsid w:val="002829A1"/>
    <w:rsid w:val="002846E4"/>
    <w:rsid w:val="00284770"/>
    <w:rsid w:val="002860FD"/>
    <w:rsid w:val="0029082C"/>
    <w:rsid w:val="002938B0"/>
    <w:rsid w:val="002944A5"/>
    <w:rsid w:val="00295239"/>
    <w:rsid w:val="002A055B"/>
    <w:rsid w:val="002A1ECE"/>
    <w:rsid w:val="002A36BA"/>
    <w:rsid w:val="002A779D"/>
    <w:rsid w:val="002A7FB6"/>
    <w:rsid w:val="002B2B14"/>
    <w:rsid w:val="002B4A70"/>
    <w:rsid w:val="002B4F8F"/>
    <w:rsid w:val="002B546E"/>
    <w:rsid w:val="002B554E"/>
    <w:rsid w:val="002B628C"/>
    <w:rsid w:val="002B7EBF"/>
    <w:rsid w:val="002C0BD5"/>
    <w:rsid w:val="002C0FFA"/>
    <w:rsid w:val="002C11C8"/>
    <w:rsid w:val="002C1F5A"/>
    <w:rsid w:val="002C2494"/>
    <w:rsid w:val="002C25C1"/>
    <w:rsid w:val="002C327C"/>
    <w:rsid w:val="002C4A7A"/>
    <w:rsid w:val="002C664B"/>
    <w:rsid w:val="002C6B0D"/>
    <w:rsid w:val="002C6D6F"/>
    <w:rsid w:val="002C713C"/>
    <w:rsid w:val="002D0064"/>
    <w:rsid w:val="002D0A91"/>
    <w:rsid w:val="002D3474"/>
    <w:rsid w:val="002D6956"/>
    <w:rsid w:val="002E0C8F"/>
    <w:rsid w:val="002E0DC4"/>
    <w:rsid w:val="002E1978"/>
    <w:rsid w:val="002E1DAD"/>
    <w:rsid w:val="002E2097"/>
    <w:rsid w:val="002E434A"/>
    <w:rsid w:val="002E7D8A"/>
    <w:rsid w:val="002F0721"/>
    <w:rsid w:val="002F1C23"/>
    <w:rsid w:val="002F3A22"/>
    <w:rsid w:val="002F5BB8"/>
    <w:rsid w:val="002F67C5"/>
    <w:rsid w:val="002F7050"/>
    <w:rsid w:val="002F7953"/>
    <w:rsid w:val="003009E8"/>
    <w:rsid w:val="00300D78"/>
    <w:rsid w:val="00300FCE"/>
    <w:rsid w:val="003020A9"/>
    <w:rsid w:val="00302424"/>
    <w:rsid w:val="00304734"/>
    <w:rsid w:val="00304F85"/>
    <w:rsid w:val="00306BC2"/>
    <w:rsid w:val="0031316F"/>
    <w:rsid w:val="00313732"/>
    <w:rsid w:val="00314C49"/>
    <w:rsid w:val="0031764D"/>
    <w:rsid w:val="00320F8F"/>
    <w:rsid w:val="00321CFD"/>
    <w:rsid w:val="003259F4"/>
    <w:rsid w:val="00325C72"/>
    <w:rsid w:val="003274E9"/>
    <w:rsid w:val="003306E4"/>
    <w:rsid w:val="00332A26"/>
    <w:rsid w:val="00332DB9"/>
    <w:rsid w:val="00333B74"/>
    <w:rsid w:val="00333DCC"/>
    <w:rsid w:val="003344DF"/>
    <w:rsid w:val="0033462E"/>
    <w:rsid w:val="0033640D"/>
    <w:rsid w:val="0033666D"/>
    <w:rsid w:val="00337703"/>
    <w:rsid w:val="0034089B"/>
    <w:rsid w:val="00341B5D"/>
    <w:rsid w:val="003420D9"/>
    <w:rsid w:val="00342177"/>
    <w:rsid w:val="00344C19"/>
    <w:rsid w:val="00344DC2"/>
    <w:rsid w:val="00346594"/>
    <w:rsid w:val="00346990"/>
    <w:rsid w:val="00346FA5"/>
    <w:rsid w:val="00347C81"/>
    <w:rsid w:val="00351969"/>
    <w:rsid w:val="003522E5"/>
    <w:rsid w:val="00353118"/>
    <w:rsid w:val="00353C03"/>
    <w:rsid w:val="003545A2"/>
    <w:rsid w:val="003545CD"/>
    <w:rsid w:val="00354710"/>
    <w:rsid w:val="00354839"/>
    <w:rsid w:val="00355266"/>
    <w:rsid w:val="00355B92"/>
    <w:rsid w:val="00355D15"/>
    <w:rsid w:val="00355F1F"/>
    <w:rsid w:val="003568F0"/>
    <w:rsid w:val="003570E0"/>
    <w:rsid w:val="0035797E"/>
    <w:rsid w:val="003605F6"/>
    <w:rsid w:val="003643D3"/>
    <w:rsid w:val="00366601"/>
    <w:rsid w:val="0037008B"/>
    <w:rsid w:val="00370557"/>
    <w:rsid w:val="00370DAF"/>
    <w:rsid w:val="00371BE9"/>
    <w:rsid w:val="00372AE9"/>
    <w:rsid w:val="003748DE"/>
    <w:rsid w:val="00376385"/>
    <w:rsid w:val="003763AE"/>
    <w:rsid w:val="003802EC"/>
    <w:rsid w:val="00380B69"/>
    <w:rsid w:val="00380F4C"/>
    <w:rsid w:val="00380F74"/>
    <w:rsid w:val="003810D9"/>
    <w:rsid w:val="003831F8"/>
    <w:rsid w:val="00385B1B"/>
    <w:rsid w:val="00385F87"/>
    <w:rsid w:val="0038756B"/>
    <w:rsid w:val="003917D1"/>
    <w:rsid w:val="003918CE"/>
    <w:rsid w:val="00391A93"/>
    <w:rsid w:val="00391F8E"/>
    <w:rsid w:val="00393300"/>
    <w:rsid w:val="00393A1D"/>
    <w:rsid w:val="00394070"/>
    <w:rsid w:val="00394A5D"/>
    <w:rsid w:val="00394B36"/>
    <w:rsid w:val="00395E04"/>
    <w:rsid w:val="00396CC8"/>
    <w:rsid w:val="00396FD7"/>
    <w:rsid w:val="00397F41"/>
    <w:rsid w:val="003A4308"/>
    <w:rsid w:val="003A4EDB"/>
    <w:rsid w:val="003A6040"/>
    <w:rsid w:val="003B2B44"/>
    <w:rsid w:val="003B2D90"/>
    <w:rsid w:val="003B64CA"/>
    <w:rsid w:val="003B64DE"/>
    <w:rsid w:val="003B65F4"/>
    <w:rsid w:val="003C0208"/>
    <w:rsid w:val="003C051B"/>
    <w:rsid w:val="003C24D8"/>
    <w:rsid w:val="003C365C"/>
    <w:rsid w:val="003C3A7A"/>
    <w:rsid w:val="003C3EB6"/>
    <w:rsid w:val="003C4078"/>
    <w:rsid w:val="003C479A"/>
    <w:rsid w:val="003C4855"/>
    <w:rsid w:val="003C4C7C"/>
    <w:rsid w:val="003C5250"/>
    <w:rsid w:val="003C7B94"/>
    <w:rsid w:val="003D1032"/>
    <w:rsid w:val="003D31B1"/>
    <w:rsid w:val="003D3CF2"/>
    <w:rsid w:val="003D4B87"/>
    <w:rsid w:val="003D4E99"/>
    <w:rsid w:val="003D794E"/>
    <w:rsid w:val="003D7DC1"/>
    <w:rsid w:val="003E046F"/>
    <w:rsid w:val="003E1FAD"/>
    <w:rsid w:val="003F1D42"/>
    <w:rsid w:val="003F212E"/>
    <w:rsid w:val="003F2D9F"/>
    <w:rsid w:val="003F3497"/>
    <w:rsid w:val="003F3B81"/>
    <w:rsid w:val="003F432C"/>
    <w:rsid w:val="003F4E9F"/>
    <w:rsid w:val="003F534F"/>
    <w:rsid w:val="003F6795"/>
    <w:rsid w:val="004021B5"/>
    <w:rsid w:val="00403E0D"/>
    <w:rsid w:val="0040454B"/>
    <w:rsid w:val="00405649"/>
    <w:rsid w:val="00405E57"/>
    <w:rsid w:val="004063A8"/>
    <w:rsid w:val="004063E5"/>
    <w:rsid w:val="00407B71"/>
    <w:rsid w:val="00411B56"/>
    <w:rsid w:val="00411C56"/>
    <w:rsid w:val="004128DB"/>
    <w:rsid w:val="00412E00"/>
    <w:rsid w:val="00413064"/>
    <w:rsid w:val="004141FA"/>
    <w:rsid w:val="00415987"/>
    <w:rsid w:val="00416789"/>
    <w:rsid w:val="004172C3"/>
    <w:rsid w:val="00420B88"/>
    <w:rsid w:val="00420DFC"/>
    <w:rsid w:val="00420E1F"/>
    <w:rsid w:val="004211A3"/>
    <w:rsid w:val="0042125C"/>
    <w:rsid w:val="004219EC"/>
    <w:rsid w:val="0042409E"/>
    <w:rsid w:val="0042426D"/>
    <w:rsid w:val="004242AB"/>
    <w:rsid w:val="00424D78"/>
    <w:rsid w:val="00425F49"/>
    <w:rsid w:val="00426A5E"/>
    <w:rsid w:val="00426FAE"/>
    <w:rsid w:val="004306CB"/>
    <w:rsid w:val="004317E5"/>
    <w:rsid w:val="004324A0"/>
    <w:rsid w:val="00444241"/>
    <w:rsid w:val="004447AC"/>
    <w:rsid w:val="004457B9"/>
    <w:rsid w:val="00447C77"/>
    <w:rsid w:val="004503E3"/>
    <w:rsid w:val="00450F3A"/>
    <w:rsid w:val="004512BB"/>
    <w:rsid w:val="00451C14"/>
    <w:rsid w:val="00453FA9"/>
    <w:rsid w:val="0045496E"/>
    <w:rsid w:val="004554AB"/>
    <w:rsid w:val="00456C72"/>
    <w:rsid w:val="004579F4"/>
    <w:rsid w:val="00461FF1"/>
    <w:rsid w:val="0046340F"/>
    <w:rsid w:val="00466863"/>
    <w:rsid w:val="004678E2"/>
    <w:rsid w:val="00467F33"/>
    <w:rsid w:val="00470003"/>
    <w:rsid w:val="0047132F"/>
    <w:rsid w:val="0047139E"/>
    <w:rsid w:val="004725FF"/>
    <w:rsid w:val="00473491"/>
    <w:rsid w:val="00475D3E"/>
    <w:rsid w:val="004765AC"/>
    <w:rsid w:val="00476C43"/>
    <w:rsid w:val="00477255"/>
    <w:rsid w:val="004816F9"/>
    <w:rsid w:val="004822B3"/>
    <w:rsid w:val="00482552"/>
    <w:rsid w:val="00483C5D"/>
    <w:rsid w:val="00485CDF"/>
    <w:rsid w:val="00486912"/>
    <w:rsid w:val="00490D1D"/>
    <w:rsid w:val="00490DF3"/>
    <w:rsid w:val="00491F25"/>
    <w:rsid w:val="00494A29"/>
    <w:rsid w:val="00495969"/>
    <w:rsid w:val="00496903"/>
    <w:rsid w:val="00496F92"/>
    <w:rsid w:val="004970C5"/>
    <w:rsid w:val="00497689"/>
    <w:rsid w:val="00497CE8"/>
    <w:rsid w:val="004A0C0E"/>
    <w:rsid w:val="004A1113"/>
    <w:rsid w:val="004A15E3"/>
    <w:rsid w:val="004A1F60"/>
    <w:rsid w:val="004A2C33"/>
    <w:rsid w:val="004A48A0"/>
    <w:rsid w:val="004A6F12"/>
    <w:rsid w:val="004A73F5"/>
    <w:rsid w:val="004A784F"/>
    <w:rsid w:val="004B01BD"/>
    <w:rsid w:val="004B0770"/>
    <w:rsid w:val="004B44A2"/>
    <w:rsid w:val="004B4883"/>
    <w:rsid w:val="004B4920"/>
    <w:rsid w:val="004B5863"/>
    <w:rsid w:val="004B7114"/>
    <w:rsid w:val="004B76C8"/>
    <w:rsid w:val="004C0269"/>
    <w:rsid w:val="004C0988"/>
    <w:rsid w:val="004C0DA0"/>
    <w:rsid w:val="004C1E1D"/>
    <w:rsid w:val="004C3A26"/>
    <w:rsid w:val="004C60E5"/>
    <w:rsid w:val="004D0DC6"/>
    <w:rsid w:val="004D164F"/>
    <w:rsid w:val="004D2336"/>
    <w:rsid w:val="004D244F"/>
    <w:rsid w:val="004D2478"/>
    <w:rsid w:val="004D25E0"/>
    <w:rsid w:val="004D28E9"/>
    <w:rsid w:val="004D41D9"/>
    <w:rsid w:val="004D49D9"/>
    <w:rsid w:val="004D4FFC"/>
    <w:rsid w:val="004D534D"/>
    <w:rsid w:val="004D579E"/>
    <w:rsid w:val="004E01E9"/>
    <w:rsid w:val="004E0876"/>
    <w:rsid w:val="004E12AB"/>
    <w:rsid w:val="004E168C"/>
    <w:rsid w:val="004E2435"/>
    <w:rsid w:val="004E2C77"/>
    <w:rsid w:val="004E41F3"/>
    <w:rsid w:val="004E54F0"/>
    <w:rsid w:val="004E6D7B"/>
    <w:rsid w:val="004E71DD"/>
    <w:rsid w:val="004F100B"/>
    <w:rsid w:val="004F1C89"/>
    <w:rsid w:val="004F3119"/>
    <w:rsid w:val="004F3C22"/>
    <w:rsid w:val="004F4023"/>
    <w:rsid w:val="004F4856"/>
    <w:rsid w:val="004F511A"/>
    <w:rsid w:val="004F5A2F"/>
    <w:rsid w:val="004F626E"/>
    <w:rsid w:val="004F6A9A"/>
    <w:rsid w:val="005002D9"/>
    <w:rsid w:val="00501204"/>
    <w:rsid w:val="005013CB"/>
    <w:rsid w:val="005015D3"/>
    <w:rsid w:val="00502E73"/>
    <w:rsid w:val="00505A1B"/>
    <w:rsid w:val="0050739C"/>
    <w:rsid w:val="00507B40"/>
    <w:rsid w:val="0051066F"/>
    <w:rsid w:val="00510FFA"/>
    <w:rsid w:val="00512BE2"/>
    <w:rsid w:val="0051343A"/>
    <w:rsid w:val="00513AA7"/>
    <w:rsid w:val="00514C8C"/>
    <w:rsid w:val="00516C72"/>
    <w:rsid w:val="005173DD"/>
    <w:rsid w:val="00517C59"/>
    <w:rsid w:val="0052068E"/>
    <w:rsid w:val="0052182E"/>
    <w:rsid w:val="005218C1"/>
    <w:rsid w:val="0052194A"/>
    <w:rsid w:val="005229E2"/>
    <w:rsid w:val="00523178"/>
    <w:rsid w:val="005231E3"/>
    <w:rsid w:val="005240EC"/>
    <w:rsid w:val="005262F9"/>
    <w:rsid w:val="00526A7E"/>
    <w:rsid w:val="00526BBE"/>
    <w:rsid w:val="005275CD"/>
    <w:rsid w:val="005279A9"/>
    <w:rsid w:val="00530E0D"/>
    <w:rsid w:val="00531CC3"/>
    <w:rsid w:val="005325E0"/>
    <w:rsid w:val="00536393"/>
    <w:rsid w:val="005370DC"/>
    <w:rsid w:val="00537117"/>
    <w:rsid w:val="005401AA"/>
    <w:rsid w:val="0054051B"/>
    <w:rsid w:val="00541046"/>
    <w:rsid w:val="00541ED0"/>
    <w:rsid w:val="0054294C"/>
    <w:rsid w:val="00542A72"/>
    <w:rsid w:val="00542B7F"/>
    <w:rsid w:val="0054306E"/>
    <w:rsid w:val="00543E4A"/>
    <w:rsid w:val="005441BA"/>
    <w:rsid w:val="0054446A"/>
    <w:rsid w:val="00547D92"/>
    <w:rsid w:val="00552978"/>
    <w:rsid w:val="00552A3C"/>
    <w:rsid w:val="00552ABE"/>
    <w:rsid w:val="0055492F"/>
    <w:rsid w:val="005552CA"/>
    <w:rsid w:val="00555D6A"/>
    <w:rsid w:val="00556389"/>
    <w:rsid w:val="005566C3"/>
    <w:rsid w:val="0056107E"/>
    <w:rsid w:val="00561E02"/>
    <w:rsid w:val="005621AD"/>
    <w:rsid w:val="00563D49"/>
    <w:rsid w:val="005641F3"/>
    <w:rsid w:val="005650F6"/>
    <w:rsid w:val="0056529C"/>
    <w:rsid w:val="00565337"/>
    <w:rsid w:val="00565BC5"/>
    <w:rsid w:val="00566118"/>
    <w:rsid w:val="005675C5"/>
    <w:rsid w:val="0056760A"/>
    <w:rsid w:val="00570340"/>
    <w:rsid w:val="00570D92"/>
    <w:rsid w:val="0057214A"/>
    <w:rsid w:val="0057317B"/>
    <w:rsid w:val="005738A3"/>
    <w:rsid w:val="00574A2B"/>
    <w:rsid w:val="00576AED"/>
    <w:rsid w:val="00577E0D"/>
    <w:rsid w:val="0058081E"/>
    <w:rsid w:val="00581DED"/>
    <w:rsid w:val="00582425"/>
    <w:rsid w:val="0058354D"/>
    <w:rsid w:val="00583909"/>
    <w:rsid w:val="0058391D"/>
    <w:rsid w:val="00593013"/>
    <w:rsid w:val="00594F3B"/>
    <w:rsid w:val="0059598F"/>
    <w:rsid w:val="00595C82"/>
    <w:rsid w:val="005A061B"/>
    <w:rsid w:val="005A145A"/>
    <w:rsid w:val="005A1471"/>
    <w:rsid w:val="005A291B"/>
    <w:rsid w:val="005A3C8F"/>
    <w:rsid w:val="005A4328"/>
    <w:rsid w:val="005A5A34"/>
    <w:rsid w:val="005A5FB5"/>
    <w:rsid w:val="005B066B"/>
    <w:rsid w:val="005B18D3"/>
    <w:rsid w:val="005B23B0"/>
    <w:rsid w:val="005B3240"/>
    <w:rsid w:val="005B33EC"/>
    <w:rsid w:val="005B385C"/>
    <w:rsid w:val="005B4A61"/>
    <w:rsid w:val="005B531A"/>
    <w:rsid w:val="005B6E72"/>
    <w:rsid w:val="005B77A2"/>
    <w:rsid w:val="005B79F0"/>
    <w:rsid w:val="005C151F"/>
    <w:rsid w:val="005C244F"/>
    <w:rsid w:val="005C288C"/>
    <w:rsid w:val="005C291D"/>
    <w:rsid w:val="005C304E"/>
    <w:rsid w:val="005C30F4"/>
    <w:rsid w:val="005C509F"/>
    <w:rsid w:val="005D0464"/>
    <w:rsid w:val="005D4910"/>
    <w:rsid w:val="005D6606"/>
    <w:rsid w:val="005E08D2"/>
    <w:rsid w:val="005E17D6"/>
    <w:rsid w:val="005E21F5"/>
    <w:rsid w:val="005E2484"/>
    <w:rsid w:val="005E271D"/>
    <w:rsid w:val="005E50B3"/>
    <w:rsid w:val="005E6172"/>
    <w:rsid w:val="005F10F8"/>
    <w:rsid w:val="005F2184"/>
    <w:rsid w:val="005F3138"/>
    <w:rsid w:val="005F4820"/>
    <w:rsid w:val="005F4DD6"/>
    <w:rsid w:val="006028CA"/>
    <w:rsid w:val="00603000"/>
    <w:rsid w:val="006031BE"/>
    <w:rsid w:val="006035E9"/>
    <w:rsid w:val="006045EE"/>
    <w:rsid w:val="00606880"/>
    <w:rsid w:val="0060776C"/>
    <w:rsid w:val="00607D7E"/>
    <w:rsid w:val="006110E2"/>
    <w:rsid w:val="0061171A"/>
    <w:rsid w:val="00613588"/>
    <w:rsid w:val="00620699"/>
    <w:rsid w:val="00621C0A"/>
    <w:rsid w:val="00623CDD"/>
    <w:rsid w:val="00624B5C"/>
    <w:rsid w:val="00624BEE"/>
    <w:rsid w:val="00625990"/>
    <w:rsid w:val="00625C92"/>
    <w:rsid w:val="00626A0D"/>
    <w:rsid w:val="0062748E"/>
    <w:rsid w:val="00627D46"/>
    <w:rsid w:val="00631649"/>
    <w:rsid w:val="00633C92"/>
    <w:rsid w:val="00633DBB"/>
    <w:rsid w:val="00635E38"/>
    <w:rsid w:val="00636F4C"/>
    <w:rsid w:val="0063706B"/>
    <w:rsid w:val="00640015"/>
    <w:rsid w:val="00640170"/>
    <w:rsid w:val="006432B4"/>
    <w:rsid w:val="00643C1D"/>
    <w:rsid w:val="0064443B"/>
    <w:rsid w:val="006446DE"/>
    <w:rsid w:val="0064657B"/>
    <w:rsid w:val="00654051"/>
    <w:rsid w:val="00654509"/>
    <w:rsid w:val="0065568C"/>
    <w:rsid w:val="00655E6A"/>
    <w:rsid w:val="006562FA"/>
    <w:rsid w:val="006569CE"/>
    <w:rsid w:val="00656C05"/>
    <w:rsid w:val="006600B8"/>
    <w:rsid w:val="006600E2"/>
    <w:rsid w:val="00660494"/>
    <w:rsid w:val="0066053A"/>
    <w:rsid w:val="00660B68"/>
    <w:rsid w:val="00662122"/>
    <w:rsid w:val="006625EC"/>
    <w:rsid w:val="0066269D"/>
    <w:rsid w:val="00663717"/>
    <w:rsid w:val="00663E66"/>
    <w:rsid w:val="00666F71"/>
    <w:rsid w:val="00667566"/>
    <w:rsid w:val="00670A57"/>
    <w:rsid w:val="00672543"/>
    <w:rsid w:val="00673C49"/>
    <w:rsid w:val="00675AD7"/>
    <w:rsid w:val="0068694C"/>
    <w:rsid w:val="006905F8"/>
    <w:rsid w:val="00690A29"/>
    <w:rsid w:val="0069203C"/>
    <w:rsid w:val="006936AA"/>
    <w:rsid w:val="0069484F"/>
    <w:rsid w:val="00695A17"/>
    <w:rsid w:val="006964C6"/>
    <w:rsid w:val="00696E35"/>
    <w:rsid w:val="0069744B"/>
    <w:rsid w:val="0069774C"/>
    <w:rsid w:val="00697AB2"/>
    <w:rsid w:val="006A0976"/>
    <w:rsid w:val="006A0CB0"/>
    <w:rsid w:val="006A29C0"/>
    <w:rsid w:val="006A6316"/>
    <w:rsid w:val="006A6B33"/>
    <w:rsid w:val="006A705D"/>
    <w:rsid w:val="006A75BF"/>
    <w:rsid w:val="006A76BB"/>
    <w:rsid w:val="006B1125"/>
    <w:rsid w:val="006B225F"/>
    <w:rsid w:val="006B2A72"/>
    <w:rsid w:val="006B373A"/>
    <w:rsid w:val="006B49FB"/>
    <w:rsid w:val="006B5168"/>
    <w:rsid w:val="006C237D"/>
    <w:rsid w:val="006C274A"/>
    <w:rsid w:val="006C46C8"/>
    <w:rsid w:val="006C5DD4"/>
    <w:rsid w:val="006C68C0"/>
    <w:rsid w:val="006C6AC4"/>
    <w:rsid w:val="006C7CC3"/>
    <w:rsid w:val="006D0497"/>
    <w:rsid w:val="006D3506"/>
    <w:rsid w:val="006D49D3"/>
    <w:rsid w:val="006D5109"/>
    <w:rsid w:val="006D663D"/>
    <w:rsid w:val="006D7B51"/>
    <w:rsid w:val="006E0EDD"/>
    <w:rsid w:val="006E25BF"/>
    <w:rsid w:val="006E2BC8"/>
    <w:rsid w:val="006E2D23"/>
    <w:rsid w:val="006E308E"/>
    <w:rsid w:val="006F040A"/>
    <w:rsid w:val="006F0674"/>
    <w:rsid w:val="006F0E45"/>
    <w:rsid w:val="006F19C0"/>
    <w:rsid w:val="006F4B16"/>
    <w:rsid w:val="006F63E3"/>
    <w:rsid w:val="006F6A83"/>
    <w:rsid w:val="006F6EC8"/>
    <w:rsid w:val="00700007"/>
    <w:rsid w:val="007012F8"/>
    <w:rsid w:val="00702048"/>
    <w:rsid w:val="007024AD"/>
    <w:rsid w:val="00702902"/>
    <w:rsid w:val="00703820"/>
    <w:rsid w:val="00703ECA"/>
    <w:rsid w:val="00707425"/>
    <w:rsid w:val="0070784C"/>
    <w:rsid w:val="007128E5"/>
    <w:rsid w:val="00714885"/>
    <w:rsid w:val="00714D54"/>
    <w:rsid w:val="00715CAA"/>
    <w:rsid w:val="00715F32"/>
    <w:rsid w:val="00716501"/>
    <w:rsid w:val="007179A6"/>
    <w:rsid w:val="007233A1"/>
    <w:rsid w:val="00724AB1"/>
    <w:rsid w:val="00725439"/>
    <w:rsid w:val="007261DE"/>
    <w:rsid w:val="0072688B"/>
    <w:rsid w:val="00727CFD"/>
    <w:rsid w:val="007312F0"/>
    <w:rsid w:val="00731A0F"/>
    <w:rsid w:val="00732A74"/>
    <w:rsid w:val="00734EF2"/>
    <w:rsid w:val="00735D97"/>
    <w:rsid w:val="00735E5E"/>
    <w:rsid w:val="00736D2F"/>
    <w:rsid w:val="0073700D"/>
    <w:rsid w:val="0074118F"/>
    <w:rsid w:val="00741DA0"/>
    <w:rsid w:val="00743375"/>
    <w:rsid w:val="00745691"/>
    <w:rsid w:val="00746089"/>
    <w:rsid w:val="00746104"/>
    <w:rsid w:val="0074624F"/>
    <w:rsid w:val="007509DB"/>
    <w:rsid w:val="00750F41"/>
    <w:rsid w:val="00753866"/>
    <w:rsid w:val="007602DB"/>
    <w:rsid w:val="00762DC6"/>
    <w:rsid w:val="0076363C"/>
    <w:rsid w:val="007647A6"/>
    <w:rsid w:val="00765C59"/>
    <w:rsid w:val="0076763F"/>
    <w:rsid w:val="00767738"/>
    <w:rsid w:val="00767F8F"/>
    <w:rsid w:val="00772DFB"/>
    <w:rsid w:val="00774988"/>
    <w:rsid w:val="00774E16"/>
    <w:rsid w:val="00781C0D"/>
    <w:rsid w:val="0078324F"/>
    <w:rsid w:val="007834FC"/>
    <w:rsid w:val="0078455F"/>
    <w:rsid w:val="00784CC2"/>
    <w:rsid w:val="00785A1C"/>
    <w:rsid w:val="00787462"/>
    <w:rsid w:val="00787DCF"/>
    <w:rsid w:val="0079274A"/>
    <w:rsid w:val="007927FD"/>
    <w:rsid w:val="007972EB"/>
    <w:rsid w:val="007A1CB3"/>
    <w:rsid w:val="007A2315"/>
    <w:rsid w:val="007A313C"/>
    <w:rsid w:val="007A3194"/>
    <w:rsid w:val="007A31C3"/>
    <w:rsid w:val="007A5B9F"/>
    <w:rsid w:val="007A70CC"/>
    <w:rsid w:val="007A77FB"/>
    <w:rsid w:val="007B1BC2"/>
    <w:rsid w:val="007B2362"/>
    <w:rsid w:val="007B360B"/>
    <w:rsid w:val="007B41B1"/>
    <w:rsid w:val="007B437C"/>
    <w:rsid w:val="007B48B0"/>
    <w:rsid w:val="007C0C0B"/>
    <w:rsid w:val="007C0F34"/>
    <w:rsid w:val="007C3E98"/>
    <w:rsid w:val="007C4EC1"/>
    <w:rsid w:val="007C600F"/>
    <w:rsid w:val="007D1C13"/>
    <w:rsid w:val="007D1E8B"/>
    <w:rsid w:val="007D356F"/>
    <w:rsid w:val="007D418D"/>
    <w:rsid w:val="007D6D08"/>
    <w:rsid w:val="007E0A50"/>
    <w:rsid w:val="007E21B4"/>
    <w:rsid w:val="007E3F00"/>
    <w:rsid w:val="007E4769"/>
    <w:rsid w:val="007E4D61"/>
    <w:rsid w:val="007E6BE3"/>
    <w:rsid w:val="007E6D6B"/>
    <w:rsid w:val="007F00A2"/>
    <w:rsid w:val="007F06E7"/>
    <w:rsid w:val="007F2182"/>
    <w:rsid w:val="007F5C86"/>
    <w:rsid w:val="007F62C0"/>
    <w:rsid w:val="007F6C7C"/>
    <w:rsid w:val="008000C9"/>
    <w:rsid w:val="00801556"/>
    <w:rsid w:val="00801F96"/>
    <w:rsid w:val="0080293D"/>
    <w:rsid w:val="00802E96"/>
    <w:rsid w:val="008037FE"/>
    <w:rsid w:val="00803C7D"/>
    <w:rsid w:val="00804FAE"/>
    <w:rsid w:val="0080689A"/>
    <w:rsid w:val="00806F4C"/>
    <w:rsid w:val="0080758F"/>
    <w:rsid w:val="0081188B"/>
    <w:rsid w:val="008133C1"/>
    <w:rsid w:val="008176F3"/>
    <w:rsid w:val="00820E07"/>
    <w:rsid w:val="00821247"/>
    <w:rsid w:val="00821D68"/>
    <w:rsid w:val="008259AA"/>
    <w:rsid w:val="008259B0"/>
    <w:rsid w:val="00825C5B"/>
    <w:rsid w:val="00830F2F"/>
    <w:rsid w:val="0083350D"/>
    <w:rsid w:val="008347E7"/>
    <w:rsid w:val="008364FD"/>
    <w:rsid w:val="00836A64"/>
    <w:rsid w:val="00836CDB"/>
    <w:rsid w:val="0084017F"/>
    <w:rsid w:val="00840878"/>
    <w:rsid w:val="0084090E"/>
    <w:rsid w:val="00841653"/>
    <w:rsid w:val="0084373B"/>
    <w:rsid w:val="00845156"/>
    <w:rsid w:val="00846217"/>
    <w:rsid w:val="0084642B"/>
    <w:rsid w:val="008478B1"/>
    <w:rsid w:val="00847AA8"/>
    <w:rsid w:val="00847D30"/>
    <w:rsid w:val="00847FCA"/>
    <w:rsid w:val="00850C34"/>
    <w:rsid w:val="00850E67"/>
    <w:rsid w:val="00855CD8"/>
    <w:rsid w:val="00855FCA"/>
    <w:rsid w:val="00861D4E"/>
    <w:rsid w:val="008635CD"/>
    <w:rsid w:val="008642D6"/>
    <w:rsid w:val="00864AEB"/>
    <w:rsid w:val="00865EA3"/>
    <w:rsid w:val="008668EF"/>
    <w:rsid w:val="00866FA5"/>
    <w:rsid w:val="0087056E"/>
    <w:rsid w:val="00871698"/>
    <w:rsid w:val="00872091"/>
    <w:rsid w:val="00872857"/>
    <w:rsid w:val="008740B0"/>
    <w:rsid w:val="00875401"/>
    <w:rsid w:val="0087607F"/>
    <w:rsid w:val="008776D6"/>
    <w:rsid w:val="0088064F"/>
    <w:rsid w:val="00881A94"/>
    <w:rsid w:val="00884BA0"/>
    <w:rsid w:val="008852F0"/>
    <w:rsid w:val="00885E07"/>
    <w:rsid w:val="00885EFC"/>
    <w:rsid w:val="00886B13"/>
    <w:rsid w:val="00890FF6"/>
    <w:rsid w:val="008916CC"/>
    <w:rsid w:val="00891D31"/>
    <w:rsid w:val="00893C70"/>
    <w:rsid w:val="00893ED3"/>
    <w:rsid w:val="00896BAF"/>
    <w:rsid w:val="00896F7F"/>
    <w:rsid w:val="008A7BA4"/>
    <w:rsid w:val="008B06D2"/>
    <w:rsid w:val="008B0B60"/>
    <w:rsid w:val="008B1320"/>
    <w:rsid w:val="008B3F9B"/>
    <w:rsid w:val="008B5A15"/>
    <w:rsid w:val="008B723B"/>
    <w:rsid w:val="008B7772"/>
    <w:rsid w:val="008C083A"/>
    <w:rsid w:val="008C1933"/>
    <w:rsid w:val="008C23C5"/>
    <w:rsid w:val="008C2977"/>
    <w:rsid w:val="008C3A31"/>
    <w:rsid w:val="008C4E20"/>
    <w:rsid w:val="008C67B2"/>
    <w:rsid w:val="008D26F2"/>
    <w:rsid w:val="008D2877"/>
    <w:rsid w:val="008D4A00"/>
    <w:rsid w:val="008D59F8"/>
    <w:rsid w:val="008D763F"/>
    <w:rsid w:val="008E1325"/>
    <w:rsid w:val="008E159F"/>
    <w:rsid w:val="008E277C"/>
    <w:rsid w:val="008E3239"/>
    <w:rsid w:val="008E3322"/>
    <w:rsid w:val="008E6ECF"/>
    <w:rsid w:val="008F00C1"/>
    <w:rsid w:val="008F0CD8"/>
    <w:rsid w:val="008F2089"/>
    <w:rsid w:val="008F515A"/>
    <w:rsid w:val="008F6BC0"/>
    <w:rsid w:val="008F7192"/>
    <w:rsid w:val="008F77F8"/>
    <w:rsid w:val="00903491"/>
    <w:rsid w:val="00907207"/>
    <w:rsid w:val="0090753C"/>
    <w:rsid w:val="00907781"/>
    <w:rsid w:val="0091000F"/>
    <w:rsid w:val="00910B9A"/>
    <w:rsid w:val="009116CC"/>
    <w:rsid w:val="00913250"/>
    <w:rsid w:val="009155D8"/>
    <w:rsid w:val="0091566A"/>
    <w:rsid w:val="00915C9A"/>
    <w:rsid w:val="00915FA1"/>
    <w:rsid w:val="00916A7E"/>
    <w:rsid w:val="00916CD5"/>
    <w:rsid w:val="00917EB9"/>
    <w:rsid w:val="00920E97"/>
    <w:rsid w:val="0092109E"/>
    <w:rsid w:val="00922E7E"/>
    <w:rsid w:val="0092391A"/>
    <w:rsid w:val="00924736"/>
    <w:rsid w:val="00924B79"/>
    <w:rsid w:val="00924C5E"/>
    <w:rsid w:val="009259D3"/>
    <w:rsid w:val="0092638B"/>
    <w:rsid w:val="00926CA4"/>
    <w:rsid w:val="00927C37"/>
    <w:rsid w:val="00927D5D"/>
    <w:rsid w:val="0093095A"/>
    <w:rsid w:val="00932E1A"/>
    <w:rsid w:val="00934FE3"/>
    <w:rsid w:val="00943C3B"/>
    <w:rsid w:val="00943C97"/>
    <w:rsid w:val="009440D6"/>
    <w:rsid w:val="009505E5"/>
    <w:rsid w:val="00952E37"/>
    <w:rsid w:val="0095360E"/>
    <w:rsid w:val="00956AB9"/>
    <w:rsid w:val="009577E5"/>
    <w:rsid w:val="00960201"/>
    <w:rsid w:val="00960CEC"/>
    <w:rsid w:val="0096166A"/>
    <w:rsid w:val="009617A9"/>
    <w:rsid w:val="0096223A"/>
    <w:rsid w:val="0096462A"/>
    <w:rsid w:val="00966DCE"/>
    <w:rsid w:val="00967715"/>
    <w:rsid w:val="00967E33"/>
    <w:rsid w:val="00980335"/>
    <w:rsid w:val="00980571"/>
    <w:rsid w:val="00984313"/>
    <w:rsid w:val="00984919"/>
    <w:rsid w:val="00991663"/>
    <w:rsid w:val="00993024"/>
    <w:rsid w:val="0099327E"/>
    <w:rsid w:val="00993B3A"/>
    <w:rsid w:val="00994336"/>
    <w:rsid w:val="009952C4"/>
    <w:rsid w:val="00996BB3"/>
    <w:rsid w:val="00997ED2"/>
    <w:rsid w:val="009A1495"/>
    <w:rsid w:val="009A18BE"/>
    <w:rsid w:val="009A1D72"/>
    <w:rsid w:val="009A3513"/>
    <w:rsid w:val="009A3666"/>
    <w:rsid w:val="009A3931"/>
    <w:rsid w:val="009A3FA4"/>
    <w:rsid w:val="009A6A2C"/>
    <w:rsid w:val="009A6BAA"/>
    <w:rsid w:val="009A6F02"/>
    <w:rsid w:val="009B0D31"/>
    <w:rsid w:val="009B10AE"/>
    <w:rsid w:val="009B2110"/>
    <w:rsid w:val="009B2726"/>
    <w:rsid w:val="009B2CF9"/>
    <w:rsid w:val="009B351B"/>
    <w:rsid w:val="009B45A1"/>
    <w:rsid w:val="009B4624"/>
    <w:rsid w:val="009B5830"/>
    <w:rsid w:val="009B5F7A"/>
    <w:rsid w:val="009B628A"/>
    <w:rsid w:val="009B7F44"/>
    <w:rsid w:val="009C0777"/>
    <w:rsid w:val="009C1155"/>
    <w:rsid w:val="009C24B9"/>
    <w:rsid w:val="009C28BE"/>
    <w:rsid w:val="009C3D93"/>
    <w:rsid w:val="009C3FB6"/>
    <w:rsid w:val="009C4B38"/>
    <w:rsid w:val="009C6651"/>
    <w:rsid w:val="009C6D70"/>
    <w:rsid w:val="009C6EAB"/>
    <w:rsid w:val="009C7DA4"/>
    <w:rsid w:val="009D213A"/>
    <w:rsid w:val="009D4A83"/>
    <w:rsid w:val="009D6EF7"/>
    <w:rsid w:val="009E0087"/>
    <w:rsid w:val="009E0175"/>
    <w:rsid w:val="009E1B1F"/>
    <w:rsid w:val="009E3A67"/>
    <w:rsid w:val="009E7AC9"/>
    <w:rsid w:val="009F1395"/>
    <w:rsid w:val="009F209A"/>
    <w:rsid w:val="009F2DE0"/>
    <w:rsid w:val="009F4F7F"/>
    <w:rsid w:val="009F6E1A"/>
    <w:rsid w:val="009F727A"/>
    <w:rsid w:val="009F7C22"/>
    <w:rsid w:val="00A00B4C"/>
    <w:rsid w:val="00A02C60"/>
    <w:rsid w:val="00A1051E"/>
    <w:rsid w:val="00A10F60"/>
    <w:rsid w:val="00A11DA3"/>
    <w:rsid w:val="00A128F1"/>
    <w:rsid w:val="00A1481E"/>
    <w:rsid w:val="00A15552"/>
    <w:rsid w:val="00A15D64"/>
    <w:rsid w:val="00A2025B"/>
    <w:rsid w:val="00A20484"/>
    <w:rsid w:val="00A2298A"/>
    <w:rsid w:val="00A22BC5"/>
    <w:rsid w:val="00A23E70"/>
    <w:rsid w:val="00A2635E"/>
    <w:rsid w:val="00A31CD5"/>
    <w:rsid w:val="00A328B8"/>
    <w:rsid w:val="00A33D41"/>
    <w:rsid w:val="00A3576F"/>
    <w:rsid w:val="00A35B62"/>
    <w:rsid w:val="00A35EE0"/>
    <w:rsid w:val="00A36340"/>
    <w:rsid w:val="00A36F21"/>
    <w:rsid w:val="00A37144"/>
    <w:rsid w:val="00A41AEA"/>
    <w:rsid w:val="00A41DEB"/>
    <w:rsid w:val="00A4273F"/>
    <w:rsid w:val="00A44536"/>
    <w:rsid w:val="00A446C5"/>
    <w:rsid w:val="00A44BB6"/>
    <w:rsid w:val="00A46091"/>
    <w:rsid w:val="00A478D3"/>
    <w:rsid w:val="00A47D79"/>
    <w:rsid w:val="00A47DA0"/>
    <w:rsid w:val="00A50154"/>
    <w:rsid w:val="00A50514"/>
    <w:rsid w:val="00A517FC"/>
    <w:rsid w:val="00A52142"/>
    <w:rsid w:val="00A53114"/>
    <w:rsid w:val="00A54341"/>
    <w:rsid w:val="00A54E29"/>
    <w:rsid w:val="00A56235"/>
    <w:rsid w:val="00A56EE1"/>
    <w:rsid w:val="00A57FBE"/>
    <w:rsid w:val="00A60234"/>
    <w:rsid w:val="00A6283D"/>
    <w:rsid w:val="00A62B49"/>
    <w:rsid w:val="00A63201"/>
    <w:rsid w:val="00A63714"/>
    <w:rsid w:val="00A66755"/>
    <w:rsid w:val="00A70456"/>
    <w:rsid w:val="00A70ADF"/>
    <w:rsid w:val="00A71128"/>
    <w:rsid w:val="00A731C5"/>
    <w:rsid w:val="00A745BD"/>
    <w:rsid w:val="00A7670D"/>
    <w:rsid w:val="00A77315"/>
    <w:rsid w:val="00A77C1B"/>
    <w:rsid w:val="00A82077"/>
    <w:rsid w:val="00A8218D"/>
    <w:rsid w:val="00A824FB"/>
    <w:rsid w:val="00A83EA8"/>
    <w:rsid w:val="00A84955"/>
    <w:rsid w:val="00A84ACE"/>
    <w:rsid w:val="00A85696"/>
    <w:rsid w:val="00A87706"/>
    <w:rsid w:val="00A904C3"/>
    <w:rsid w:val="00A90797"/>
    <w:rsid w:val="00A90E4C"/>
    <w:rsid w:val="00A914F6"/>
    <w:rsid w:val="00A91E49"/>
    <w:rsid w:val="00A927AD"/>
    <w:rsid w:val="00A93B77"/>
    <w:rsid w:val="00A95497"/>
    <w:rsid w:val="00A96166"/>
    <w:rsid w:val="00A97989"/>
    <w:rsid w:val="00A97F20"/>
    <w:rsid w:val="00AA096F"/>
    <w:rsid w:val="00AA1D33"/>
    <w:rsid w:val="00AA3800"/>
    <w:rsid w:val="00AA3BFA"/>
    <w:rsid w:val="00AA4694"/>
    <w:rsid w:val="00AA579D"/>
    <w:rsid w:val="00AA581C"/>
    <w:rsid w:val="00AA5AD2"/>
    <w:rsid w:val="00AA7517"/>
    <w:rsid w:val="00AB052B"/>
    <w:rsid w:val="00AB1682"/>
    <w:rsid w:val="00AB1BCF"/>
    <w:rsid w:val="00AB2934"/>
    <w:rsid w:val="00AB568F"/>
    <w:rsid w:val="00AB5D1C"/>
    <w:rsid w:val="00AB5E5A"/>
    <w:rsid w:val="00AB73BD"/>
    <w:rsid w:val="00AC0F4D"/>
    <w:rsid w:val="00AC35F8"/>
    <w:rsid w:val="00AC54B0"/>
    <w:rsid w:val="00AC7B24"/>
    <w:rsid w:val="00AC7F2B"/>
    <w:rsid w:val="00AD0C22"/>
    <w:rsid w:val="00AD2969"/>
    <w:rsid w:val="00AD3ADC"/>
    <w:rsid w:val="00AD4053"/>
    <w:rsid w:val="00AD65DE"/>
    <w:rsid w:val="00AE02E3"/>
    <w:rsid w:val="00AE3AD0"/>
    <w:rsid w:val="00AE59AC"/>
    <w:rsid w:val="00AE5BC3"/>
    <w:rsid w:val="00AE7C57"/>
    <w:rsid w:val="00AF0C7B"/>
    <w:rsid w:val="00AF1700"/>
    <w:rsid w:val="00AF2B43"/>
    <w:rsid w:val="00AF3DCA"/>
    <w:rsid w:val="00B001EE"/>
    <w:rsid w:val="00B01B9F"/>
    <w:rsid w:val="00B029F3"/>
    <w:rsid w:val="00B04C52"/>
    <w:rsid w:val="00B11B42"/>
    <w:rsid w:val="00B11D0D"/>
    <w:rsid w:val="00B12FBB"/>
    <w:rsid w:val="00B15E5E"/>
    <w:rsid w:val="00B214D2"/>
    <w:rsid w:val="00B21FE5"/>
    <w:rsid w:val="00B22833"/>
    <w:rsid w:val="00B22CE6"/>
    <w:rsid w:val="00B26316"/>
    <w:rsid w:val="00B3023E"/>
    <w:rsid w:val="00B3258B"/>
    <w:rsid w:val="00B3313F"/>
    <w:rsid w:val="00B3367C"/>
    <w:rsid w:val="00B337C7"/>
    <w:rsid w:val="00B338AF"/>
    <w:rsid w:val="00B340BE"/>
    <w:rsid w:val="00B34B4D"/>
    <w:rsid w:val="00B34FF4"/>
    <w:rsid w:val="00B35AB5"/>
    <w:rsid w:val="00B36B5D"/>
    <w:rsid w:val="00B36FAB"/>
    <w:rsid w:val="00B45395"/>
    <w:rsid w:val="00B45FBD"/>
    <w:rsid w:val="00B46CBF"/>
    <w:rsid w:val="00B47877"/>
    <w:rsid w:val="00B506CD"/>
    <w:rsid w:val="00B516BF"/>
    <w:rsid w:val="00B524DF"/>
    <w:rsid w:val="00B53E9B"/>
    <w:rsid w:val="00B5411C"/>
    <w:rsid w:val="00B5516A"/>
    <w:rsid w:val="00B55E62"/>
    <w:rsid w:val="00B56179"/>
    <w:rsid w:val="00B56ADA"/>
    <w:rsid w:val="00B6066A"/>
    <w:rsid w:val="00B6391B"/>
    <w:rsid w:val="00B6725B"/>
    <w:rsid w:val="00B715B9"/>
    <w:rsid w:val="00B71EB0"/>
    <w:rsid w:val="00B71F06"/>
    <w:rsid w:val="00B72179"/>
    <w:rsid w:val="00B73FE8"/>
    <w:rsid w:val="00B74FBF"/>
    <w:rsid w:val="00B760E3"/>
    <w:rsid w:val="00B76DB4"/>
    <w:rsid w:val="00B775D4"/>
    <w:rsid w:val="00B804D8"/>
    <w:rsid w:val="00B807E1"/>
    <w:rsid w:val="00B80F2A"/>
    <w:rsid w:val="00B81EF3"/>
    <w:rsid w:val="00B82B5E"/>
    <w:rsid w:val="00B834D3"/>
    <w:rsid w:val="00B83974"/>
    <w:rsid w:val="00B83CC8"/>
    <w:rsid w:val="00B857AE"/>
    <w:rsid w:val="00B85B20"/>
    <w:rsid w:val="00B871E7"/>
    <w:rsid w:val="00B875B3"/>
    <w:rsid w:val="00B9021B"/>
    <w:rsid w:val="00B90F76"/>
    <w:rsid w:val="00B91B2D"/>
    <w:rsid w:val="00B926CF"/>
    <w:rsid w:val="00B955F4"/>
    <w:rsid w:val="00B95E5D"/>
    <w:rsid w:val="00B9639A"/>
    <w:rsid w:val="00B97700"/>
    <w:rsid w:val="00BA0DDB"/>
    <w:rsid w:val="00BA1F0D"/>
    <w:rsid w:val="00BA3692"/>
    <w:rsid w:val="00BA3D2C"/>
    <w:rsid w:val="00BA4657"/>
    <w:rsid w:val="00BA6974"/>
    <w:rsid w:val="00BB0CB3"/>
    <w:rsid w:val="00BB20DB"/>
    <w:rsid w:val="00BB21C5"/>
    <w:rsid w:val="00BB229E"/>
    <w:rsid w:val="00BB264B"/>
    <w:rsid w:val="00BB4A5D"/>
    <w:rsid w:val="00BB52F9"/>
    <w:rsid w:val="00BB63A2"/>
    <w:rsid w:val="00BB64D6"/>
    <w:rsid w:val="00BB6F52"/>
    <w:rsid w:val="00BC0966"/>
    <w:rsid w:val="00BC0FF0"/>
    <w:rsid w:val="00BC39E6"/>
    <w:rsid w:val="00BC4B6B"/>
    <w:rsid w:val="00BC56EB"/>
    <w:rsid w:val="00BC5EA8"/>
    <w:rsid w:val="00BC66B2"/>
    <w:rsid w:val="00BC67AD"/>
    <w:rsid w:val="00BC79B3"/>
    <w:rsid w:val="00BC7C38"/>
    <w:rsid w:val="00BD49C2"/>
    <w:rsid w:val="00BD5377"/>
    <w:rsid w:val="00BD5930"/>
    <w:rsid w:val="00BD62CF"/>
    <w:rsid w:val="00BE0294"/>
    <w:rsid w:val="00BE3F08"/>
    <w:rsid w:val="00BE4097"/>
    <w:rsid w:val="00BE494D"/>
    <w:rsid w:val="00BE5220"/>
    <w:rsid w:val="00BE5B13"/>
    <w:rsid w:val="00BE6149"/>
    <w:rsid w:val="00BE62AC"/>
    <w:rsid w:val="00BE73BB"/>
    <w:rsid w:val="00BF0009"/>
    <w:rsid w:val="00BF2011"/>
    <w:rsid w:val="00BF2C88"/>
    <w:rsid w:val="00BF36F1"/>
    <w:rsid w:val="00BF3D9D"/>
    <w:rsid w:val="00BF46F4"/>
    <w:rsid w:val="00BF610E"/>
    <w:rsid w:val="00C00513"/>
    <w:rsid w:val="00C019F5"/>
    <w:rsid w:val="00C01A4C"/>
    <w:rsid w:val="00C01F1B"/>
    <w:rsid w:val="00C02942"/>
    <w:rsid w:val="00C049C2"/>
    <w:rsid w:val="00C05B8E"/>
    <w:rsid w:val="00C0668A"/>
    <w:rsid w:val="00C066CE"/>
    <w:rsid w:val="00C07C47"/>
    <w:rsid w:val="00C1164E"/>
    <w:rsid w:val="00C1254F"/>
    <w:rsid w:val="00C1284B"/>
    <w:rsid w:val="00C14392"/>
    <w:rsid w:val="00C1542A"/>
    <w:rsid w:val="00C15AB9"/>
    <w:rsid w:val="00C15E1B"/>
    <w:rsid w:val="00C17037"/>
    <w:rsid w:val="00C20670"/>
    <w:rsid w:val="00C20D6A"/>
    <w:rsid w:val="00C20E4F"/>
    <w:rsid w:val="00C21420"/>
    <w:rsid w:val="00C239C8"/>
    <w:rsid w:val="00C23D16"/>
    <w:rsid w:val="00C24692"/>
    <w:rsid w:val="00C249E4"/>
    <w:rsid w:val="00C30F3C"/>
    <w:rsid w:val="00C32250"/>
    <w:rsid w:val="00C32828"/>
    <w:rsid w:val="00C32E7D"/>
    <w:rsid w:val="00C352CE"/>
    <w:rsid w:val="00C36341"/>
    <w:rsid w:val="00C367CE"/>
    <w:rsid w:val="00C37243"/>
    <w:rsid w:val="00C3750B"/>
    <w:rsid w:val="00C37733"/>
    <w:rsid w:val="00C37B6C"/>
    <w:rsid w:val="00C40627"/>
    <w:rsid w:val="00C418B6"/>
    <w:rsid w:val="00C456F6"/>
    <w:rsid w:val="00C45B23"/>
    <w:rsid w:val="00C47675"/>
    <w:rsid w:val="00C47C9E"/>
    <w:rsid w:val="00C502D8"/>
    <w:rsid w:val="00C5337A"/>
    <w:rsid w:val="00C539FA"/>
    <w:rsid w:val="00C555DC"/>
    <w:rsid w:val="00C55807"/>
    <w:rsid w:val="00C55B21"/>
    <w:rsid w:val="00C5627A"/>
    <w:rsid w:val="00C57E6A"/>
    <w:rsid w:val="00C61FDB"/>
    <w:rsid w:val="00C65F7D"/>
    <w:rsid w:val="00C67C02"/>
    <w:rsid w:val="00C67E28"/>
    <w:rsid w:val="00C70613"/>
    <w:rsid w:val="00C70AAB"/>
    <w:rsid w:val="00C70FBD"/>
    <w:rsid w:val="00C71914"/>
    <w:rsid w:val="00C7252E"/>
    <w:rsid w:val="00C72F78"/>
    <w:rsid w:val="00C75D73"/>
    <w:rsid w:val="00C82469"/>
    <w:rsid w:val="00C82ADF"/>
    <w:rsid w:val="00C83494"/>
    <w:rsid w:val="00C85B80"/>
    <w:rsid w:val="00C9308F"/>
    <w:rsid w:val="00C93197"/>
    <w:rsid w:val="00C93727"/>
    <w:rsid w:val="00C940A8"/>
    <w:rsid w:val="00C94420"/>
    <w:rsid w:val="00C950FD"/>
    <w:rsid w:val="00C951D2"/>
    <w:rsid w:val="00C95796"/>
    <w:rsid w:val="00C9758B"/>
    <w:rsid w:val="00CA15B6"/>
    <w:rsid w:val="00CA1C61"/>
    <w:rsid w:val="00CA2EC1"/>
    <w:rsid w:val="00CA414B"/>
    <w:rsid w:val="00CA560F"/>
    <w:rsid w:val="00CA5946"/>
    <w:rsid w:val="00CA6235"/>
    <w:rsid w:val="00CB0062"/>
    <w:rsid w:val="00CB076D"/>
    <w:rsid w:val="00CB1009"/>
    <w:rsid w:val="00CB1957"/>
    <w:rsid w:val="00CB3442"/>
    <w:rsid w:val="00CB3896"/>
    <w:rsid w:val="00CB3EA4"/>
    <w:rsid w:val="00CB4E7B"/>
    <w:rsid w:val="00CB5333"/>
    <w:rsid w:val="00CB56E9"/>
    <w:rsid w:val="00CB5ECC"/>
    <w:rsid w:val="00CB623E"/>
    <w:rsid w:val="00CB7030"/>
    <w:rsid w:val="00CC14FD"/>
    <w:rsid w:val="00CC3408"/>
    <w:rsid w:val="00CC3F2D"/>
    <w:rsid w:val="00CC4C12"/>
    <w:rsid w:val="00CC5D79"/>
    <w:rsid w:val="00CC6423"/>
    <w:rsid w:val="00CC6BAC"/>
    <w:rsid w:val="00CE0BDB"/>
    <w:rsid w:val="00CE0F04"/>
    <w:rsid w:val="00CE1FC7"/>
    <w:rsid w:val="00CE24E8"/>
    <w:rsid w:val="00CE25A8"/>
    <w:rsid w:val="00CE26A8"/>
    <w:rsid w:val="00CE2788"/>
    <w:rsid w:val="00CE3473"/>
    <w:rsid w:val="00CE6CC0"/>
    <w:rsid w:val="00CE6FF9"/>
    <w:rsid w:val="00CF059C"/>
    <w:rsid w:val="00CF1456"/>
    <w:rsid w:val="00CF30BC"/>
    <w:rsid w:val="00CF5B62"/>
    <w:rsid w:val="00CF655C"/>
    <w:rsid w:val="00CF6EE5"/>
    <w:rsid w:val="00CF702F"/>
    <w:rsid w:val="00CF73DE"/>
    <w:rsid w:val="00D009F4"/>
    <w:rsid w:val="00D0104F"/>
    <w:rsid w:val="00D01CC0"/>
    <w:rsid w:val="00D0490D"/>
    <w:rsid w:val="00D049E4"/>
    <w:rsid w:val="00D061D2"/>
    <w:rsid w:val="00D06B03"/>
    <w:rsid w:val="00D07B84"/>
    <w:rsid w:val="00D10531"/>
    <w:rsid w:val="00D10F4C"/>
    <w:rsid w:val="00D11369"/>
    <w:rsid w:val="00D1179B"/>
    <w:rsid w:val="00D11BBB"/>
    <w:rsid w:val="00D13F74"/>
    <w:rsid w:val="00D14F42"/>
    <w:rsid w:val="00D160F1"/>
    <w:rsid w:val="00D21385"/>
    <w:rsid w:val="00D221C3"/>
    <w:rsid w:val="00D2229D"/>
    <w:rsid w:val="00D22AC2"/>
    <w:rsid w:val="00D22E74"/>
    <w:rsid w:val="00D2478D"/>
    <w:rsid w:val="00D257F5"/>
    <w:rsid w:val="00D26BA9"/>
    <w:rsid w:val="00D26CEE"/>
    <w:rsid w:val="00D26E95"/>
    <w:rsid w:val="00D270DA"/>
    <w:rsid w:val="00D27C0A"/>
    <w:rsid w:val="00D30010"/>
    <w:rsid w:val="00D31152"/>
    <w:rsid w:val="00D323F1"/>
    <w:rsid w:val="00D32698"/>
    <w:rsid w:val="00D32D68"/>
    <w:rsid w:val="00D334D0"/>
    <w:rsid w:val="00D33ECB"/>
    <w:rsid w:val="00D34120"/>
    <w:rsid w:val="00D35647"/>
    <w:rsid w:val="00D36110"/>
    <w:rsid w:val="00D36392"/>
    <w:rsid w:val="00D363BF"/>
    <w:rsid w:val="00D36459"/>
    <w:rsid w:val="00D36F54"/>
    <w:rsid w:val="00D3707F"/>
    <w:rsid w:val="00D37543"/>
    <w:rsid w:val="00D404C3"/>
    <w:rsid w:val="00D409ED"/>
    <w:rsid w:val="00D427ED"/>
    <w:rsid w:val="00D45813"/>
    <w:rsid w:val="00D45B3B"/>
    <w:rsid w:val="00D45D55"/>
    <w:rsid w:val="00D4656F"/>
    <w:rsid w:val="00D4795E"/>
    <w:rsid w:val="00D50901"/>
    <w:rsid w:val="00D52504"/>
    <w:rsid w:val="00D5566D"/>
    <w:rsid w:val="00D55F75"/>
    <w:rsid w:val="00D56E05"/>
    <w:rsid w:val="00D57C20"/>
    <w:rsid w:val="00D60301"/>
    <w:rsid w:val="00D64605"/>
    <w:rsid w:val="00D64C21"/>
    <w:rsid w:val="00D64E3A"/>
    <w:rsid w:val="00D65268"/>
    <w:rsid w:val="00D659B4"/>
    <w:rsid w:val="00D662F7"/>
    <w:rsid w:val="00D6636C"/>
    <w:rsid w:val="00D66742"/>
    <w:rsid w:val="00D70777"/>
    <w:rsid w:val="00D716A5"/>
    <w:rsid w:val="00D71B84"/>
    <w:rsid w:val="00D71CEE"/>
    <w:rsid w:val="00D72C72"/>
    <w:rsid w:val="00D72CD8"/>
    <w:rsid w:val="00D72DDA"/>
    <w:rsid w:val="00D752C5"/>
    <w:rsid w:val="00D7738E"/>
    <w:rsid w:val="00D77BE6"/>
    <w:rsid w:val="00D80332"/>
    <w:rsid w:val="00D80E67"/>
    <w:rsid w:val="00D8189C"/>
    <w:rsid w:val="00D818CF"/>
    <w:rsid w:val="00D82F8B"/>
    <w:rsid w:val="00D836C4"/>
    <w:rsid w:val="00D839C0"/>
    <w:rsid w:val="00D877D3"/>
    <w:rsid w:val="00D87AEB"/>
    <w:rsid w:val="00D903F0"/>
    <w:rsid w:val="00D91563"/>
    <w:rsid w:val="00D918A6"/>
    <w:rsid w:val="00D91C58"/>
    <w:rsid w:val="00D94979"/>
    <w:rsid w:val="00D961FF"/>
    <w:rsid w:val="00D969E2"/>
    <w:rsid w:val="00D96DF2"/>
    <w:rsid w:val="00D97610"/>
    <w:rsid w:val="00D977DA"/>
    <w:rsid w:val="00DA00AA"/>
    <w:rsid w:val="00DA1A8F"/>
    <w:rsid w:val="00DA24F6"/>
    <w:rsid w:val="00DA260F"/>
    <w:rsid w:val="00DA3E9D"/>
    <w:rsid w:val="00DA43A5"/>
    <w:rsid w:val="00DA51F0"/>
    <w:rsid w:val="00DA5F97"/>
    <w:rsid w:val="00DA6B33"/>
    <w:rsid w:val="00DA7E71"/>
    <w:rsid w:val="00DB0925"/>
    <w:rsid w:val="00DB1851"/>
    <w:rsid w:val="00DB254C"/>
    <w:rsid w:val="00DB3E78"/>
    <w:rsid w:val="00DB57F2"/>
    <w:rsid w:val="00DB59E6"/>
    <w:rsid w:val="00DB6F77"/>
    <w:rsid w:val="00DC1F95"/>
    <w:rsid w:val="00DC416F"/>
    <w:rsid w:val="00DC492F"/>
    <w:rsid w:val="00DC60A3"/>
    <w:rsid w:val="00DC7E01"/>
    <w:rsid w:val="00DD0857"/>
    <w:rsid w:val="00DD092D"/>
    <w:rsid w:val="00DD0DBF"/>
    <w:rsid w:val="00DD10B7"/>
    <w:rsid w:val="00DD191A"/>
    <w:rsid w:val="00DD1E6C"/>
    <w:rsid w:val="00DD5A19"/>
    <w:rsid w:val="00DD5DE5"/>
    <w:rsid w:val="00DD6D47"/>
    <w:rsid w:val="00DD749D"/>
    <w:rsid w:val="00DD7892"/>
    <w:rsid w:val="00DD7CA2"/>
    <w:rsid w:val="00DE2C43"/>
    <w:rsid w:val="00DE44A1"/>
    <w:rsid w:val="00DE49EB"/>
    <w:rsid w:val="00DE4CF3"/>
    <w:rsid w:val="00DE54E5"/>
    <w:rsid w:val="00DE71D1"/>
    <w:rsid w:val="00DE7F6E"/>
    <w:rsid w:val="00DF0D77"/>
    <w:rsid w:val="00DF0E1E"/>
    <w:rsid w:val="00DF2186"/>
    <w:rsid w:val="00DF2739"/>
    <w:rsid w:val="00DF4BC9"/>
    <w:rsid w:val="00DF56F9"/>
    <w:rsid w:val="00DF5ABE"/>
    <w:rsid w:val="00E01EE6"/>
    <w:rsid w:val="00E02EF9"/>
    <w:rsid w:val="00E03FAC"/>
    <w:rsid w:val="00E0509E"/>
    <w:rsid w:val="00E05C05"/>
    <w:rsid w:val="00E05F3A"/>
    <w:rsid w:val="00E06410"/>
    <w:rsid w:val="00E068FC"/>
    <w:rsid w:val="00E06F18"/>
    <w:rsid w:val="00E07A71"/>
    <w:rsid w:val="00E10C00"/>
    <w:rsid w:val="00E11D9A"/>
    <w:rsid w:val="00E128A0"/>
    <w:rsid w:val="00E13ADE"/>
    <w:rsid w:val="00E157A2"/>
    <w:rsid w:val="00E15F10"/>
    <w:rsid w:val="00E174C5"/>
    <w:rsid w:val="00E20369"/>
    <w:rsid w:val="00E22C51"/>
    <w:rsid w:val="00E2476F"/>
    <w:rsid w:val="00E248BB"/>
    <w:rsid w:val="00E24B60"/>
    <w:rsid w:val="00E254D2"/>
    <w:rsid w:val="00E2600F"/>
    <w:rsid w:val="00E26870"/>
    <w:rsid w:val="00E27A87"/>
    <w:rsid w:val="00E30DE9"/>
    <w:rsid w:val="00E347A7"/>
    <w:rsid w:val="00E37033"/>
    <w:rsid w:val="00E370E3"/>
    <w:rsid w:val="00E37B4A"/>
    <w:rsid w:val="00E40663"/>
    <w:rsid w:val="00E40A38"/>
    <w:rsid w:val="00E40C78"/>
    <w:rsid w:val="00E43DA5"/>
    <w:rsid w:val="00E45E75"/>
    <w:rsid w:val="00E45F42"/>
    <w:rsid w:val="00E473C3"/>
    <w:rsid w:val="00E475A5"/>
    <w:rsid w:val="00E51EA7"/>
    <w:rsid w:val="00E5282E"/>
    <w:rsid w:val="00E54894"/>
    <w:rsid w:val="00E54AD6"/>
    <w:rsid w:val="00E56CBC"/>
    <w:rsid w:val="00E571B9"/>
    <w:rsid w:val="00E60AFF"/>
    <w:rsid w:val="00E614DF"/>
    <w:rsid w:val="00E61978"/>
    <w:rsid w:val="00E625AC"/>
    <w:rsid w:val="00E631F7"/>
    <w:rsid w:val="00E6460E"/>
    <w:rsid w:val="00E64F2D"/>
    <w:rsid w:val="00E66055"/>
    <w:rsid w:val="00E67EB5"/>
    <w:rsid w:val="00E700F7"/>
    <w:rsid w:val="00E71860"/>
    <w:rsid w:val="00E72888"/>
    <w:rsid w:val="00E747C3"/>
    <w:rsid w:val="00E752D8"/>
    <w:rsid w:val="00E75F56"/>
    <w:rsid w:val="00E776B3"/>
    <w:rsid w:val="00E8002A"/>
    <w:rsid w:val="00E81C9B"/>
    <w:rsid w:val="00E84DB0"/>
    <w:rsid w:val="00E868A9"/>
    <w:rsid w:val="00E907AA"/>
    <w:rsid w:val="00E927B8"/>
    <w:rsid w:val="00E940CA"/>
    <w:rsid w:val="00E94529"/>
    <w:rsid w:val="00E9459C"/>
    <w:rsid w:val="00E94A1F"/>
    <w:rsid w:val="00E94F1B"/>
    <w:rsid w:val="00E95A2D"/>
    <w:rsid w:val="00E95D1A"/>
    <w:rsid w:val="00E96AB2"/>
    <w:rsid w:val="00E97324"/>
    <w:rsid w:val="00EA02B9"/>
    <w:rsid w:val="00EA1530"/>
    <w:rsid w:val="00EA3D27"/>
    <w:rsid w:val="00EA4B38"/>
    <w:rsid w:val="00EA65BE"/>
    <w:rsid w:val="00EA731A"/>
    <w:rsid w:val="00EA7D98"/>
    <w:rsid w:val="00EB1DB7"/>
    <w:rsid w:val="00EB24D1"/>
    <w:rsid w:val="00EB3ECC"/>
    <w:rsid w:val="00EB6E10"/>
    <w:rsid w:val="00EB7B81"/>
    <w:rsid w:val="00EC0929"/>
    <w:rsid w:val="00EC15FD"/>
    <w:rsid w:val="00EC2A44"/>
    <w:rsid w:val="00EC2D3F"/>
    <w:rsid w:val="00EC508F"/>
    <w:rsid w:val="00EC7E00"/>
    <w:rsid w:val="00ED2D89"/>
    <w:rsid w:val="00EE1188"/>
    <w:rsid w:val="00EE45A5"/>
    <w:rsid w:val="00EE489C"/>
    <w:rsid w:val="00EE51A0"/>
    <w:rsid w:val="00EE5513"/>
    <w:rsid w:val="00EE6878"/>
    <w:rsid w:val="00EF129F"/>
    <w:rsid w:val="00EF28C7"/>
    <w:rsid w:val="00EF29C9"/>
    <w:rsid w:val="00EF3638"/>
    <w:rsid w:val="00EF476B"/>
    <w:rsid w:val="00EF58CA"/>
    <w:rsid w:val="00EF59EB"/>
    <w:rsid w:val="00EF60D4"/>
    <w:rsid w:val="00EF6196"/>
    <w:rsid w:val="00EF77E7"/>
    <w:rsid w:val="00F018BF"/>
    <w:rsid w:val="00F01E59"/>
    <w:rsid w:val="00F02DF7"/>
    <w:rsid w:val="00F0477C"/>
    <w:rsid w:val="00F04C6E"/>
    <w:rsid w:val="00F0507B"/>
    <w:rsid w:val="00F050A5"/>
    <w:rsid w:val="00F055DE"/>
    <w:rsid w:val="00F06AA8"/>
    <w:rsid w:val="00F06F6F"/>
    <w:rsid w:val="00F073C0"/>
    <w:rsid w:val="00F10C8D"/>
    <w:rsid w:val="00F10E65"/>
    <w:rsid w:val="00F11ECF"/>
    <w:rsid w:val="00F126BD"/>
    <w:rsid w:val="00F12C04"/>
    <w:rsid w:val="00F131F6"/>
    <w:rsid w:val="00F147A2"/>
    <w:rsid w:val="00F153C7"/>
    <w:rsid w:val="00F17233"/>
    <w:rsid w:val="00F17828"/>
    <w:rsid w:val="00F206F4"/>
    <w:rsid w:val="00F21181"/>
    <w:rsid w:val="00F21CE6"/>
    <w:rsid w:val="00F22286"/>
    <w:rsid w:val="00F242BB"/>
    <w:rsid w:val="00F244BB"/>
    <w:rsid w:val="00F2487F"/>
    <w:rsid w:val="00F24A4C"/>
    <w:rsid w:val="00F3041E"/>
    <w:rsid w:val="00F31127"/>
    <w:rsid w:val="00F318FD"/>
    <w:rsid w:val="00F33331"/>
    <w:rsid w:val="00F35A47"/>
    <w:rsid w:val="00F36C23"/>
    <w:rsid w:val="00F36DEB"/>
    <w:rsid w:val="00F37157"/>
    <w:rsid w:val="00F373ED"/>
    <w:rsid w:val="00F37737"/>
    <w:rsid w:val="00F377A2"/>
    <w:rsid w:val="00F41E2D"/>
    <w:rsid w:val="00F42234"/>
    <w:rsid w:val="00F43180"/>
    <w:rsid w:val="00F464B7"/>
    <w:rsid w:val="00F4720F"/>
    <w:rsid w:val="00F51B4E"/>
    <w:rsid w:val="00F522D6"/>
    <w:rsid w:val="00F52415"/>
    <w:rsid w:val="00F530DA"/>
    <w:rsid w:val="00F54BDE"/>
    <w:rsid w:val="00F661BC"/>
    <w:rsid w:val="00F673F7"/>
    <w:rsid w:val="00F70BB7"/>
    <w:rsid w:val="00F723D7"/>
    <w:rsid w:val="00F726A3"/>
    <w:rsid w:val="00F728C0"/>
    <w:rsid w:val="00F76288"/>
    <w:rsid w:val="00F77A42"/>
    <w:rsid w:val="00F80448"/>
    <w:rsid w:val="00F823B0"/>
    <w:rsid w:val="00F83535"/>
    <w:rsid w:val="00F83A3B"/>
    <w:rsid w:val="00F86309"/>
    <w:rsid w:val="00F86D12"/>
    <w:rsid w:val="00F876EB"/>
    <w:rsid w:val="00F8791D"/>
    <w:rsid w:val="00F87D12"/>
    <w:rsid w:val="00F9106F"/>
    <w:rsid w:val="00F91413"/>
    <w:rsid w:val="00F921C9"/>
    <w:rsid w:val="00F923CC"/>
    <w:rsid w:val="00F92A61"/>
    <w:rsid w:val="00F92C19"/>
    <w:rsid w:val="00F92CEE"/>
    <w:rsid w:val="00F9587D"/>
    <w:rsid w:val="00F97FC2"/>
    <w:rsid w:val="00FA1807"/>
    <w:rsid w:val="00FA1FAF"/>
    <w:rsid w:val="00FA4C2A"/>
    <w:rsid w:val="00FA7B4A"/>
    <w:rsid w:val="00FB28F2"/>
    <w:rsid w:val="00FB455A"/>
    <w:rsid w:val="00FB76D0"/>
    <w:rsid w:val="00FC1235"/>
    <w:rsid w:val="00FC1E25"/>
    <w:rsid w:val="00FC2210"/>
    <w:rsid w:val="00FC41CE"/>
    <w:rsid w:val="00FC792E"/>
    <w:rsid w:val="00FD0654"/>
    <w:rsid w:val="00FD1492"/>
    <w:rsid w:val="00FD1B2A"/>
    <w:rsid w:val="00FD2C7F"/>
    <w:rsid w:val="00FD36A5"/>
    <w:rsid w:val="00FD59BE"/>
    <w:rsid w:val="00FE3D37"/>
    <w:rsid w:val="00FE7666"/>
    <w:rsid w:val="00FF0667"/>
    <w:rsid w:val="00FF0A9E"/>
    <w:rsid w:val="00FF0F13"/>
    <w:rsid w:val="00FF2AB9"/>
    <w:rsid w:val="00FF36B6"/>
    <w:rsid w:val="00FF54D4"/>
    <w:rsid w:val="00FF5C58"/>
    <w:rsid w:val="00FF6098"/>
    <w:rsid w:val="00FF681A"/>
    <w:rsid w:val="00FF69AC"/>
    <w:rsid w:val="00FF6BD1"/>
    <w:rsid w:val="00FF7F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8434"/>
    <o:shapelayout v:ext="edit">
      <o:idmap v:ext="edit" data="1"/>
      <o:rules v:ext="edit">
        <o:r id="V:Rule162" type="connector" idref="#_x0000_s1409"/>
        <o:r id="V:Rule163" type="connector" idref="#_x0000_s1031"/>
        <o:r id="V:Rule164" type="connector" idref="#_x0000_s1566"/>
        <o:r id="V:Rule165" type="connector" idref="#_x0000_s1545"/>
        <o:r id="V:Rule166" type="connector" idref="#_x0000_s1233"/>
        <o:r id="V:Rule167" type="connector" idref="#_x0000_s1453"/>
        <o:r id="V:Rule168" type="connector" idref="#_x0000_s1638"/>
        <o:r id="V:Rule169" type="connector" idref="#_x0000_s1443"/>
        <o:r id="V:Rule170" type="connector" idref="#_x0000_s1625"/>
        <o:r id="V:Rule171" type="connector" idref="#_x0000_s1038"/>
        <o:r id="V:Rule172" type="connector" idref="#_x0000_s1626"/>
        <o:r id="V:Rule173" type="connector" idref="#_x0000_s1546"/>
        <o:r id="V:Rule174" type="connector" idref="#_x0000_s1639"/>
        <o:r id="V:Rule175" type="connector" idref="#_x0000_s1188"/>
        <o:r id="V:Rule176" type="connector" idref="#_x0000_s1092"/>
        <o:r id="V:Rule177" type="connector" idref="#_x0000_s1537"/>
        <o:r id="V:Rule178" type="connector" idref="#_x0000_s1461"/>
        <o:r id="V:Rule179" type="connector" idref="#_x0000_s1490"/>
        <o:r id="V:Rule180" type="connector" idref="#_x0000_s1592"/>
        <o:r id="V:Rule181" type="connector" idref="#_x0000_s1596"/>
        <o:r id="V:Rule182" type="connector" idref="#_x0000_s1182"/>
        <o:r id="V:Rule183" type="connector" idref="#_x0000_s1190"/>
        <o:r id="V:Rule184" type="connector" idref="#_x0000_s1208"/>
        <o:r id="V:Rule185" type="connector" idref="#_x0000_s1239"/>
        <o:r id="V:Rule186" type="connector" idref="#_x0000_s1581"/>
        <o:r id="V:Rule187" type="connector" idref="#_x0000_s1463"/>
        <o:r id="V:Rule188" type="connector" idref="#_x0000_s1588"/>
        <o:r id="V:Rule189" type="connector" idref="#_x0000_s1607"/>
        <o:r id="V:Rule190" type="connector" idref="#_x0000_s1168"/>
        <o:r id="V:Rule191" type="connector" idref="#_x0000_s1575"/>
        <o:r id="V:Rule192" type="connector" idref="#_x0000_s1145"/>
        <o:r id="V:Rule193" type="connector" idref="#_x0000_s1536"/>
        <o:r id="V:Rule194" type="connector" idref="#_x0000_s1573"/>
        <o:r id="V:Rule195" type="connector" idref="#_x0000_s1579"/>
        <o:r id="V:Rule196" type="connector" idref="#_x0000_s1448"/>
        <o:r id="V:Rule197" type="connector" idref="#_x0000_s1187"/>
        <o:r id="V:Rule198" type="connector" idref="#_x0000_s1170"/>
        <o:r id="V:Rule199" type="connector" idref="#_x0000_s1457"/>
        <o:r id="V:Rule200" type="connector" idref="#_x0000_s1410"/>
        <o:r id="V:Rule201" type="connector" idref="#_x0000_s1477"/>
        <o:r id="V:Rule202" type="connector" idref="#_x0000_s1589"/>
        <o:r id="V:Rule203" type="connector" idref="#_x0000_s1207"/>
        <o:r id="V:Rule204" type="connector" idref="#_x0000_s1583"/>
        <o:r id="V:Rule205" type="connector" idref="#_x0000_s1538"/>
        <o:r id="V:Rule206" type="connector" idref="#_x0000_s1595"/>
        <o:r id="V:Rule207" type="connector" idref="#_x0000_s1530"/>
        <o:r id="V:Rule208" type="connector" idref="#_x0000_s1408"/>
        <o:r id="V:Rule209" type="connector" idref="#_x0000_s1173"/>
        <o:r id="V:Rule210" type="connector" idref="#_x0000_s1534"/>
        <o:r id="V:Rule211" type="connector" idref="#_x0000_s1491"/>
        <o:r id="V:Rule212" type="connector" idref="#_x0000_s1551"/>
        <o:r id="V:Rule213" type="connector" idref="#_x0000_s1563"/>
        <o:r id="V:Rule214" type="connector" idref="#_x0000_s1529"/>
        <o:r id="V:Rule215" type="connector" idref="#_x0000_s1609"/>
        <o:r id="V:Rule216" type="connector" idref="#_x0000_s1565"/>
        <o:r id="V:Rule217" type="connector" idref="#_x0000_s1097"/>
        <o:r id="V:Rule218" type="connector" idref="#_x0000_s1568"/>
        <o:r id="V:Rule219" type="connector" idref="#_x0000_s1041"/>
        <o:r id="V:Rule220" type="connector" idref="#_x0000_s1154"/>
        <o:r id="V:Rule221" type="connector" idref="#_x0000_s1222"/>
        <o:r id="V:Rule222" type="connector" idref="#_x0000_s1184"/>
        <o:r id="V:Rule223" type="connector" idref="#_x0000_s1578"/>
        <o:r id="V:Rule224" type="connector" idref="#_x0000_s1055"/>
        <o:r id="V:Rule225" type="connector" idref="#_x0000_s1580"/>
        <o:r id="V:Rule226" type="connector" idref="#_x0000_s1562"/>
        <o:r id="V:Rule227" type="connector" idref="#_x0000_s1175"/>
        <o:r id="V:Rule228" type="connector" idref="#_x0000_s1224"/>
        <o:r id="V:Rule229" type="connector" idref="#_x0000_s1373"/>
        <o:r id="V:Rule230" type="connector" idref="#_x0000_s1591"/>
        <o:r id="V:Rule231" type="connector" idref="#_x0000_s1053"/>
        <o:r id="V:Rule232" type="connector" idref="#_x0000_s1144"/>
        <o:r id="V:Rule233" type="connector" idref="#_x0000_s1481"/>
        <o:r id="V:Rule234" type="connector" idref="#_x0000_s1152"/>
        <o:r id="V:Rule235" type="connector" idref="#_x0000_s1375"/>
        <o:r id="V:Rule236" type="connector" idref="#_x0000_s1143"/>
        <o:r id="V:Rule237" type="connector" idref="#_x0000_s1600"/>
        <o:r id="V:Rule238" type="connector" idref="#_x0000_s1036"/>
        <o:r id="V:Rule239" type="connector" idref="#_x0000_s1586"/>
        <o:r id="V:Rule240" type="connector" idref="#_x0000_s1528"/>
        <o:r id="V:Rule241" type="connector" idref="#_x0000_s1454"/>
        <o:r id="V:Rule242" type="connector" idref="#_x0000_s1034"/>
        <o:r id="V:Rule243" type="connector" idref="#_x0000_s1174"/>
        <o:r id="V:Rule244" type="connector" idref="#_x0000_s1574"/>
        <o:r id="V:Rule245" type="connector" idref="#_x0000_s1057"/>
        <o:r id="V:Rule246" type="connector" idref="#_x0000_s1587"/>
        <o:r id="V:Rule247" type="connector" idref="#_x0000_s1598"/>
        <o:r id="V:Rule248" type="connector" idref="#_x0000_s1637"/>
        <o:r id="V:Rule249" type="connector" idref="#_x0000_s1099"/>
        <o:r id="V:Rule250" type="connector" idref="#_x0000_s1556"/>
        <o:r id="V:Rule251" type="connector" idref="#_x0000_s1611"/>
        <o:r id="V:Rule252" type="connector" idref="#_x0000_s1636"/>
        <o:r id="V:Rule253" type="connector" idref="#_x0000_s1539"/>
        <o:r id="V:Rule254" type="connector" idref="#_x0000_s1494"/>
        <o:r id="V:Rule255" type="connector" idref="#_x0000_s1544"/>
        <o:r id="V:Rule256" type="connector" idref="#_x0000_s1542"/>
        <o:r id="V:Rule257" type="connector" idref="#_x0000_s1533"/>
        <o:r id="V:Rule258" type="connector" idref="#_x0000_s1421"/>
        <o:r id="V:Rule259" type="connector" idref="#_x0000_s1559"/>
        <o:r id="V:Rule260" type="connector" idref="#_x0000_s1634"/>
        <o:r id="V:Rule261" type="connector" idref="#_x0000_s1241"/>
        <o:r id="V:Rule262" type="connector" idref="#_x0000_s1553"/>
        <o:r id="V:Rule263" type="connector" idref="#_x0000_s1054"/>
        <o:r id="V:Rule264" type="connector" idref="#_x0000_s1561"/>
        <o:r id="V:Rule265" type="connector" idref="#_x0000_s1593"/>
        <o:r id="V:Rule266" type="connector" idref="#_x0000_s1142"/>
        <o:r id="V:Rule267" type="connector" idref="#_x0000_s1120"/>
        <o:r id="V:Rule268" type="connector" idref="#_x0000_s1183"/>
        <o:r id="V:Rule269" type="connector" idref="#_x0000_s1191"/>
        <o:r id="V:Rule270" type="connector" idref="#_x0000_s1527"/>
        <o:r id="V:Rule271" type="connector" idref="#_x0000_s1606"/>
        <o:r id="V:Rule272" type="connector" idref="#_x0000_s1243"/>
        <o:r id="V:Rule273" type="connector" idref="#_x0000_s1388"/>
        <o:r id="V:Rule274" type="connector" idref="#_x0000_s1213"/>
        <o:r id="V:Rule275" type="connector" idref="#_x0000_s1635"/>
        <o:r id="V:Rule276" type="connector" idref="#_x0000_s1210"/>
        <o:r id="V:Rule277" type="connector" idref="#_x0000_s1599"/>
        <o:r id="V:Rule278" type="connector" idref="#_x0000_s1101"/>
        <o:r id="V:Rule279" type="connector" idref="#_x0000_s1585"/>
        <o:r id="V:Rule280" type="connector" idref="#_x0000_s1535"/>
        <o:r id="V:Rule281" type="connector" idref="#_x0000_s1209"/>
        <o:r id="V:Rule282" type="connector" idref="#_x0000_s1594"/>
        <o:r id="V:Rule283" type="connector" idref="#_x0000_s1576"/>
        <o:r id="V:Rule284" type="connector" idref="#_x0000_s1554"/>
        <o:r id="V:Rule285" type="connector" idref="#_x0000_s1242"/>
        <o:r id="V:Rule286" type="connector" idref="#_x0000_s1614"/>
        <o:r id="V:Rule287" type="connector" idref="#_x0000_s1234"/>
        <o:r id="V:Rule288" type="connector" idref="#_x0000_s1590"/>
        <o:r id="V:Rule289" type="connector" idref="#_x0000_s1548"/>
        <o:r id="V:Rule290" type="connector" idref="#_x0000_s1039"/>
        <o:r id="V:Rule291" type="connector" idref="#_x0000_s1026"/>
        <o:r id="V:Rule292" type="connector" idref="#_x0000_s1215"/>
        <o:r id="V:Rule293" type="connector" idref="#_x0000_s1552"/>
        <o:r id="V:Rule294" type="connector" idref="#_x0000_s1172"/>
        <o:r id="V:Rule295" type="connector" idref="#_x0000_s1153"/>
        <o:r id="V:Rule296" type="connector" idref="#_x0000_s1557"/>
        <o:r id="V:Rule297" type="connector" idref="#_x0000_s1046"/>
        <o:r id="V:Rule298" type="connector" idref="#_x0000_s1462"/>
        <o:r id="V:Rule299" type="connector" idref="#_x0000_s1171"/>
        <o:r id="V:Rule300" type="connector" idref="#_x0000_s1155"/>
        <o:r id="V:Rule301" type="connector" idref="#_x0000_s1223"/>
        <o:r id="V:Rule302" type="connector" idref="#_x0000_s1189"/>
        <o:r id="V:Rule303" type="connector" idref="#_x0000_s1532"/>
        <o:r id="V:Rule304" type="connector" idref="#_x0000_s1531"/>
        <o:r id="V:Rule305" type="connector" idref="#_x0000_s1547"/>
        <o:r id="V:Rule306" type="connector" idref="#_x0000_s1584"/>
        <o:r id="V:Rule307" type="connector" idref="#_x0000_s1122"/>
        <o:r id="V:Rule308" type="connector" idref="#_x0000_s1169"/>
        <o:r id="V:Rule309" type="connector" idref="#_x0000_s1616"/>
        <o:r id="V:Rule310" type="connector" idref="#_x0000_s1220"/>
        <o:r id="V:Rule311" type="connector" idref="#_x0000_s1543"/>
        <o:r id="V:Rule312" type="connector" idref="#_x0000_s1633"/>
        <o:r id="V:Rule313" type="connector" idref="#_x0000_s1205"/>
        <o:r id="V:Rule314" type="connector" idref="#_x0000_s1165"/>
        <o:r id="V:Rule315" type="connector" idref="#_x0000_s1624"/>
        <o:r id="V:Rule316" type="connector" idref="#_x0000_s1177"/>
        <o:r id="V:Rule317" type="connector" idref="#_x0000_s1602"/>
        <o:r id="V:Rule318" type="connector" idref="#_x0000_s1118"/>
        <o:r id="V:Rule319" type="connector" idref="#_x0000_s1577"/>
        <o:r id="V:Rule320" type="connector" idref="#_x0000_s1237"/>
        <o:r id="V:Rule321" type="connector" idref="#_x0000_s1540"/>
        <o:r id="V:Rule322" type="connector" idref="#_x0000_s161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776C"/>
    <w:pPr>
      <w:jc w:val="center"/>
    </w:pPr>
    <w:rPr>
      <w:sz w:val="22"/>
      <w:szCs w:val="22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232DD3"/>
    <w:pPr>
      <w:jc w:val="center"/>
    </w:pPr>
    <w:rPr>
      <w:sz w:val="22"/>
      <w:szCs w:val="22"/>
    </w:rPr>
  </w:style>
  <w:style w:type="character" w:customStyle="1" w:styleId="a4">
    <w:name w:val="Без интервала Знак"/>
    <w:link w:val="a3"/>
    <w:uiPriority w:val="1"/>
    <w:locked/>
    <w:rsid w:val="00232DD3"/>
    <w:rPr>
      <w:rFonts w:cs="Times New Roman"/>
      <w:sz w:val="22"/>
      <w:szCs w:val="22"/>
      <w:lang w:val="ru-RU" w:eastAsia="ru-RU" w:bidi="ar-SA"/>
    </w:rPr>
  </w:style>
  <w:style w:type="paragraph" w:styleId="a5">
    <w:name w:val="Balloon Text"/>
    <w:basedOn w:val="a"/>
    <w:link w:val="a6"/>
    <w:uiPriority w:val="99"/>
    <w:semiHidden/>
    <w:rsid w:val="00885E07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locked/>
    <w:rsid w:val="00885E07"/>
    <w:rPr>
      <w:rFonts w:ascii="Tahoma" w:hAnsi="Tahoma" w:cs="Tahoma"/>
      <w:sz w:val="16"/>
      <w:szCs w:val="16"/>
    </w:rPr>
  </w:style>
  <w:style w:type="character" w:customStyle="1" w:styleId="20pt">
    <w:name w:val="Основной текст (2) + Интервал 0 pt"/>
    <w:uiPriority w:val="99"/>
    <w:rsid w:val="002C2494"/>
    <w:rPr>
      <w:rFonts w:ascii="Times New Roman" w:hAnsi="Times New Roman"/>
      <w:b/>
      <w:color w:val="000000"/>
      <w:spacing w:val="2"/>
      <w:w w:val="100"/>
      <w:position w:val="0"/>
      <w:sz w:val="25"/>
      <w:u w:val="none"/>
      <w:effect w:val="none"/>
      <w:lang w:val="uk-UA"/>
    </w:rPr>
  </w:style>
  <w:style w:type="paragraph" w:customStyle="1" w:styleId="1">
    <w:name w:val="Без интервала1"/>
    <w:rsid w:val="00583909"/>
    <w:pPr>
      <w:suppressAutoHyphens/>
    </w:pPr>
    <w:rPr>
      <w:rFonts w:cs="Calibri"/>
      <w:sz w:val="22"/>
      <w:szCs w:val="22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2212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27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27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2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A4377B-A064-458A-B09F-57DDD0E7BF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monitoring</dc:creator>
  <cp:lastModifiedBy>monitoring</cp:lastModifiedBy>
  <cp:revision>2</cp:revision>
  <cp:lastPrinted>2026-09-01T11:14:00Z</cp:lastPrinted>
  <dcterms:created xsi:type="dcterms:W3CDTF">2026-09-15T11:23:00Z</dcterms:created>
  <dcterms:modified xsi:type="dcterms:W3CDTF">2026-09-15T11:23:00Z</dcterms:modified>
</cp:coreProperties>
</file>